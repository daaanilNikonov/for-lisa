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1B85" w14:textId="77777777" w:rsidR="00D223BB" w:rsidRPr="009509CE" w:rsidRDefault="00A40459">
      <w:pPr>
        <w:pStyle w:val="1"/>
        <w:rPr>
          <w:lang w:val="ru-RU"/>
        </w:rPr>
      </w:pPr>
      <w:bookmarkStart w:id="0" w:name="X3a7b3145c5e1951a517e4c9cfce87e3e036e12a"/>
      <w:r w:rsidRPr="009509CE">
        <w:rPr>
          <w:lang w:val="ru-RU"/>
        </w:rPr>
        <w:t>Своя игра: отработка возражений (массовый сегмент)</w:t>
      </w:r>
    </w:p>
    <w:p w14:paraId="6584A64A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Формат:</w:t>
      </w:r>
      <w:r w:rsidRPr="009509CE">
        <w:rPr>
          <w:lang w:val="ru-RU"/>
        </w:rPr>
        <w:t xml:space="preserve"> 5 тем × 4 уровня (30 / 70 / 100 / 150) → 20 кейсов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>Сегмент:</w:t>
      </w:r>
      <w:r w:rsidRPr="009509CE">
        <w:rPr>
          <w:lang w:val="ru-RU"/>
        </w:rPr>
        <w:t xml:space="preserve"> микро / малый / средний бизнес (массовый сегмент). </w:t>
      </w:r>
      <w:r w:rsidRPr="009509CE">
        <w:rPr>
          <w:b/>
          <w:bCs/>
          <w:lang w:val="ru-RU"/>
        </w:rPr>
        <w:t>КОРП не используем.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>Версии продуктов:</w:t>
      </w:r>
      <w:r w:rsidRPr="009509CE">
        <w:rPr>
          <w:lang w:val="ru-RU"/>
        </w:rPr>
        <w:t xml:space="preserve"> только </w:t>
      </w:r>
      <w:r w:rsidRPr="009509CE">
        <w:rPr>
          <w:b/>
          <w:bCs/>
          <w:lang w:val="ru-RU"/>
        </w:rPr>
        <w:t>Базовая</w:t>
      </w:r>
      <w:r w:rsidRPr="009509CE">
        <w:rPr>
          <w:lang w:val="ru-RU"/>
        </w:rPr>
        <w:t xml:space="preserve"> и </w:t>
      </w:r>
      <w:r w:rsidRPr="009509CE">
        <w:rPr>
          <w:b/>
          <w:bCs/>
          <w:lang w:val="ru-RU"/>
        </w:rPr>
        <w:t>ПРОФ</w:t>
      </w:r>
      <w:r w:rsidRPr="009509CE">
        <w:rPr>
          <w:lang w:val="ru-RU"/>
        </w:rPr>
        <w:t>.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>Продукты в кейсах:</w:t>
      </w:r>
      <w:r w:rsidRPr="009509CE">
        <w:rPr>
          <w:lang w:val="ru-RU"/>
        </w:rPr>
        <w:t xml:space="preserve"> 1С:Бухгалтерия, 1С:УТ, 1С:Розница, 1С:УНФ, </w:t>
      </w:r>
      <w:r w:rsidRPr="009509CE">
        <w:rPr>
          <w:b/>
          <w:bCs/>
          <w:lang w:val="ru-RU"/>
        </w:rPr>
        <w:t>1С:КП (ИТС)</w:t>
      </w:r>
      <w:r w:rsidRPr="009509CE">
        <w:rPr>
          <w:lang w:val="ru-RU"/>
        </w:rPr>
        <w:t>, часы консультаций, доработки/внедрения.</w:t>
      </w:r>
    </w:p>
    <w:p w14:paraId="2CEC5115" w14:textId="77777777" w:rsidR="00D223BB" w:rsidRDefault="00A40459">
      <w:pPr>
        <w:pStyle w:val="3"/>
      </w:pPr>
      <w:bookmarkStart w:id="1" w:name="термины-для-ведущего"/>
      <w:proofErr w:type="spellStart"/>
      <w:r>
        <w:t>Термины</w:t>
      </w:r>
      <w:proofErr w:type="spellEnd"/>
      <w:r>
        <w:t xml:space="preserve"> для </w:t>
      </w:r>
      <w:proofErr w:type="spellStart"/>
      <w:r>
        <w:t>ведущего</w:t>
      </w:r>
      <w:proofErr w:type="spellEnd"/>
    </w:p>
    <w:p w14:paraId="00EF5133" w14:textId="77777777" w:rsidR="00D223BB" w:rsidRPr="009509CE" w:rsidRDefault="00A40459">
      <w:pPr>
        <w:pStyle w:val="Compact"/>
        <w:numPr>
          <w:ilvl w:val="0"/>
          <w:numId w:val="2"/>
        </w:numPr>
        <w:rPr>
          <w:lang w:val="ru-RU"/>
        </w:rPr>
      </w:pPr>
      <w:r w:rsidRPr="009509CE">
        <w:rPr>
          <w:b/>
          <w:bCs/>
          <w:lang w:val="ru-RU"/>
        </w:rPr>
        <w:t>1С:КП (ИТС)</w:t>
      </w:r>
      <w:r w:rsidRPr="009509CE">
        <w:rPr>
          <w:lang w:val="ru-RU"/>
        </w:rPr>
        <w:t xml:space="preserve"> — договор информационно-технологического сопровождения: обновления, консультации, сервисы 1С.</w:t>
      </w:r>
      <w:r w:rsidRPr="009509CE">
        <w:rPr>
          <w:lang w:val="ru-RU"/>
        </w:rPr>
        <w:br/>
      </w:r>
    </w:p>
    <w:p w14:paraId="780AB856" w14:textId="77777777" w:rsidR="00D223BB" w:rsidRPr="009509CE" w:rsidRDefault="00A40459">
      <w:pPr>
        <w:pStyle w:val="Compact"/>
        <w:numPr>
          <w:ilvl w:val="0"/>
          <w:numId w:val="2"/>
        </w:numPr>
        <w:rPr>
          <w:lang w:val="ru-RU"/>
        </w:rPr>
      </w:pPr>
      <w:r w:rsidRPr="009509CE">
        <w:rPr>
          <w:b/>
          <w:bCs/>
          <w:lang w:val="ru-RU"/>
        </w:rPr>
        <w:t>КП Базовый (Т</w:t>
      </w:r>
      <w:r w:rsidRPr="009509CE">
        <w:rPr>
          <w:b/>
          <w:bCs/>
          <w:lang w:val="ru-RU"/>
        </w:rPr>
        <w:t>ехно)</w:t>
      </w:r>
      <w:r w:rsidRPr="009509CE">
        <w:rPr>
          <w:lang w:val="ru-RU"/>
        </w:rPr>
        <w:t xml:space="preserve"> — минимальный тариф: легальные обновления, ограниченная поддержка, мало сервисов «в одном».</w:t>
      </w:r>
      <w:r w:rsidRPr="009509CE">
        <w:rPr>
          <w:lang w:val="ru-RU"/>
        </w:rPr>
        <w:br/>
      </w:r>
    </w:p>
    <w:p w14:paraId="4E4EBEE4" w14:textId="77777777" w:rsidR="00D223BB" w:rsidRPr="009509CE" w:rsidRDefault="00A40459">
      <w:pPr>
        <w:pStyle w:val="Compact"/>
        <w:numPr>
          <w:ilvl w:val="0"/>
          <w:numId w:val="2"/>
        </w:numPr>
        <w:rPr>
          <w:lang w:val="ru-RU"/>
        </w:rPr>
      </w:pPr>
      <w:r w:rsidRPr="009509CE">
        <w:rPr>
          <w:b/>
          <w:bCs/>
          <w:lang w:val="ru-RU"/>
        </w:rPr>
        <w:t>КП ПРОФ</w:t>
      </w:r>
      <w:r w:rsidRPr="009509CE">
        <w:rPr>
          <w:lang w:val="ru-RU"/>
        </w:rPr>
        <w:t xml:space="preserve"> — полноценное сопровождение: обновления (в т.ч. силами партнёра), расширенные консультации, 1С-Отчётность, Контрагент/сверки, ЭДО, облачный архив, уд</w:t>
      </w:r>
      <w:r w:rsidRPr="009509CE">
        <w:rPr>
          <w:lang w:val="ru-RU"/>
        </w:rPr>
        <w:t>алённый доступ и методическая база.</w:t>
      </w:r>
      <w:r w:rsidRPr="009509CE">
        <w:rPr>
          <w:lang w:val="ru-RU"/>
        </w:rPr>
        <w:br/>
      </w:r>
    </w:p>
    <w:p w14:paraId="3DFE1BC0" w14:textId="77777777" w:rsidR="00D223BB" w:rsidRPr="009509CE" w:rsidRDefault="00A40459">
      <w:pPr>
        <w:pStyle w:val="Compact"/>
        <w:numPr>
          <w:ilvl w:val="0"/>
          <w:numId w:val="2"/>
        </w:numPr>
        <w:rPr>
          <w:lang w:val="ru-RU"/>
        </w:rPr>
      </w:pPr>
      <w:r w:rsidRPr="009509CE">
        <w:rPr>
          <w:lang w:val="ru-RU"/>
        </w:rPr>
        <w:t xml:space="preserve">Для </w:t>
      </w:r>
      <w:r w:rsidRPr="009509CE">
        <w:rPr>
          <w:b/>
          <w:bCs/>
          <w:lang w:val="ru-RU"/>
        </w:rPr>
        <w:t>Базовой</w:t>
      </w:r>
      <w:r w:rsidRPr="009509CE">
        <w:rPr>
          <w:lang w:val="ru-RU"/>
        </w:rPr>
        <w:t xml:space="preserve"> версии программы конфигурация «закрытая», </w:t>
      </w:r>
      <w:r w:rsidRPr="009509CE">
        <w:rPr>
          <w:b/>
          <w:bCs/>
          <w:lang w:val="ru-RU"/>
        </w:rPr>
        <w:t>1 пользователь</w:t>
      </w:r>
      <w:r w:rsidRPr="009509CE">
        <w:rPr>
          <w:lang w:val="ru-RU"/>
        </w:rPr>
        <w:t>, доработки нельзя.</w:t>
      </w:r>
      <w:r w:rsidRPr="009509CE">
        <w:rPr>
          <w:lang w:val="ru-RU"/>
        </w:rPr>
        <w:br/>
      </w:r>
    </w:p>
    <w:p w14:paraId="587B764E" w14:textId="77777777" w:rsidR="00D223BB" w:rsidRPr="009509CE" w:rsidRDefault="00A40459">
      <w:pPr>
        <w:pStyle w:val="Compact"/>
        <w:numPr>
          <w:ilvl w:val="0"/>
          <w:numId w:val="2"/>
        </w:numPr>
        <w:rPr>
          <w:lang w:val="ru-RU"/>
        </w:rPr>
      </w:pPr>
      <w:r w:rsidRPr="009509CE">
        <w:rPr>
          <w:lang w:val="ru-RU"/>
        </w:rPr>
        <w:t xml:space="preserve">Для </w:t>
      </w:r>
      <w:r w:rsidRPr="009509CE">
        <w:rPr>
          <w:b/>
          <w:bCs/>
          <w:lang w:val="ru-RU"/>
        </w:rPr>
        <w:t>ПРОФ</w:t>
      </w:r>
      <w:r w:rsidRPr="009509CE">
        <w:rPr>
          <w:lang w:val="ru-RU"/>
        </w:rPr>
        <w:t xml:space="preserve"> — многопользовательский режим, несколько организаций в одной базе (где применимо), доработки и интеграции возможны.</w:t>
      </w:r>
    </w:p>
    <w:p w14:paraId="13767B36" w14:textId="77777777" w:rsidR="00D223BB" w:rsidRDefault="00A40459">
      <w:pPr>
        <w:pStyle w:val="3"/>
      </w:pPr>
      <w:bookmarkStart w:id="2" w:name="прайс-ориентир"/>
      <w:bookmarkEnd w:id="1"/>
      <w:proofErr w:type="spellStart"/>
      <w:r>
        <w:t>Прайс</w:t>
      </w:r>
      <w:proofErr w:type="spellEnd"/>
      <w:r>
        <w:t xml:space="preserve"> (</w:t>
      </w:r>
      <w:proofErr w:type="spellStart"/>
      <w:r>
        <w:t>ориентир</w:t>
      </w:r>
      <w:proofErr w:type="spellEnd"/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08"/>
        <w:gridCol w:w="2252"/>
      </w:tblGrid>
      <w:tr w:rsidR="00D223BB" w14:paraId="77AEFFFB" w14:textId="77777777" w:rsidTr="00D22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61772C" w14:textId="77777777" w:rsidR="00D223BB" w:rsidRDefault="00A40459">
            <w:pPr>
              <w:pStyle w:val="Compact"/>
            </w:pPr>
            <w:proofErr w:type="spellStart"/>
            <w:r>
              <w:t>Продукт</w:t>
            </w:r>
            <w:proofErr w:type="spellEnd"/>
          </w:p>
        </w:tc>
        <w:tc>
          <w:tcPr>
            <w:tcW w:w="0" w:type="auto"/>
          </w:tcPr>
          <w:p w14:paraId="0D25A170" w14:textId="77777777" w:rsidR="00D223BB" w:rsidRDefault="00A40459">
            <w:pPr>
              <w:pStyle w:val="Compact"/>
            </w:pPr>
            <w:proofErr w:type="spellStart"/>
            <w:r>
              <w:t>Цена</w:t>
            </w:r>
            <w:proofErr w:type="spellEnd"/>
          </w:p>
        </w:tc>
      </w:tr>
      <w:tr w:rsidR="00D223BB" w14:paraId="61024BBE" w14:textId="77777777" w:rsidTr="00D223BB">
        <w:tc>
          <w:tcPr>
            <w:tcW w:w="0" w:type="auto"/>
          </w:tcPr>
          <w:p w14:paraId="0F9F262A" w14:textId="77777777" w:rsidR="00D223BB" w:rsidRDefault="00A40459">
            <w:pPr>
              <w:pStyle w:val="Compact"/>
            </w:pPr>
            <w:r>
              <w:t xml:space="preserve">Бухгалтерия </w:t>
            </w:r>
            <w:proofErr w:type="spellStart"/>
            <w:r>
              <w:t>Базовая</w:t>
            </w:r>
            <w:proofErr w:type="spellEnd"/>
          </w:p>
        </w:tc>
        <w:tc>
          <w:tcPr>
            <w:tcW w:w="0" w:type="auto"/>
          </w:tcPr>
          <w:p w14:paraId="6787D4F9" w14:textId="77777777" w:rsidR="00D223BB" w:rsidRDefault="00A40459">
            <w:pPr>
              <w:pStyle w:val="Compact"/>
            </w:pPr>
            <w:r>
              <w:t>4 900 ₽</w:t>
            </w:r>
          </w:p>
        </w:tc>
      </w:tr>
      <w:tr w:rsidR="00D223BB" w14:paraId="382EA2C6" w14:textId="77777777" w:rsidTr="00D223BB">
        <w:tc>
          <w:tcPr>
            <w:tcW w:w="0" w:type="auto"/>
          </w:tcPr>
          <w:p w14:paraId="30209875" w14:textId="77777777" w:rsidR="00D223BB" w:rsidRDefault="00A40459">
            <w:pPr>
              <w:pStyle w:val="Compact"/>
            </w:pPr>
            <w:r>
              <w:t>Бухгалтерия ПРОФ</w:t>
            </w:r>
          </w:p>
        </w:tc>
        <w:tc>
          <w:tcPr>
            <w:tcW w:w="0" w:type="auto"/>
          </w:tcPr>
          <w:p w14:paraId="6D859193" w14:textId="77777777" w:rsidR="00D223BB" w:rsidRDefault="00A40459">
            <w:pPr>
              <w:pStyle w:val="Compact"/>
            </w:pPr>
            <w:r>
              <w:t>23 000 ₽</w:t>
            </w:r>
          </w:p>
        </w:tc>
      </w:tr>
      <w:tr w:rsidR="00D223BB" w14:paraId="6944B442" w14:textId="77777777" w:rsidTr="00D223BB">
        <w:tc>
          <w:tcPr>
            <w:tcW w:w="0" w:type="auto"/>
          </w:tcPr>
          <w:p w14:paraId="70274ED5" w14:textId="77777777" w:rsidR="00D223BB" w:rsidRDefault="00A40459">
            <w:pPr>
              <w:pStyle w:val="Compact"/>
            </w:pPr>
            <w:r>
              <w:t xml:space="preserve">УТ </w:t>
            </w:r>
            <w:proofErr w:type="spellStart"/>
            <w:r>
              <w:t>Базовая</w:t>
            </w:r>
            <w:proofErr w:type="spellEnd"/>
          </w:p>
        </w:tc>
        <w:tc>
          <w:tcPr>
            <w:tcW w:w="0" w:type="auto"/>
          </w:tcPr>
          <w:p w14:paraId="2F083778" w14:textId="77777777" w:rsidR="00D223BB" w:rsidRDefault="00A40459">
            <w:pPr>
              <w:pStyle w:val="Compact"/>
            </w:pPr>
            <w:r>
              <w:t>10 000 ₽</w:t>
            </w:r>
          </w:p>
        </w:tc>
      </w:tr>
      <w:tr w:rsidR="00D223BB" w14:paraId="4EC33987" w14:textId="77777777" w:rsidTr="00D223BB">
        <w:tc>
          <w:tcPr>
            <w:tcW w:w="0" w:type="auto"/>
          </w:tcPr>
          <w:p w14:paraId="0BC434A0" w14:textId="77777777" w:rsidR="00D223BB" w:rsidRDefault="00A40459">
            <w:pPr>
              <w:pStyle w:val="Compact"/>
            </w:pPr>
            <w:r>
              <w:t>УТ ПРОФ</w:t>
            </w:r>
          </w:p>
        </w:tc>
        <w:tc>
          <w:tcPr>
            <w:tcW w:w="0" w:type="auto"/>
          </w:tcPr>
          <w:p w14:paraId="0123A024" w14:textId="77777777" w:rsidR="00D223BB" w:rsidRDefault="00A40459">
            <w:pPr>
              <w:pStyle w:val="Compact"/>
            </w:pPr>
            <w:r>
              <w:t>39 700 ₽</w:t>
            </w:r>
          </w:p>
        </w:tc>
      </w:tr>
      <w:tr w:rsidR="00D223BB" w14:paraId="55CE2539" w14:textId="77777777" w:rsidTr="00D223BB">
        <w:tc>
          <w:tcPr>
            <w:tcW w:w="0" w:type="auto"/>
          </w:tcPr>
          <w:p w14:paraId="3282CF94" w14:textId="77777777" w:rsidR="00D223BB" w:rsidRDefault="00A40459">
            <w:pPr>
              <w:pStyle w:val="Compact"/>
            </w:pPr>
            <w:r>
              <w:t xml:space="preserve">УНФ </w:t>
            </w:r>
            <w:proofErr w:type="spellStart"/>
            <w:r>
              <w:t>Базовая</w:t>
            </w:r>
            <w:proofErr w:type="spellEnd"/>
          </w:p>
        </w:tc>
        <w:tc>
          <w:tcPr>
            <w:tcW w:w="0" w:type="auto"/>
          </w:tcPr>
          <w:p w14:paraId="5F623668" w14:textId="77777777" w:rsidR="00D223BB" w:rsidRDefault="00A40459">
            <w:pPr>
              <w:pStyle w:val="Compact"/>
            </w:pPr>
            <w:r>
              <w:t>7 000 ₽</w:t>
            </w:r>
          </w:p>
        </w:tc>
      </w:tr>
      <w:tr w:rsidR="00D223BB" w14:paraId="3ACB6794" w14:textId="77777777" w:rsidTr="00D223BB">
        <w:tc>
          <w:tcPr>
            <w:tcW w:w="0" w:type="auto"/>
          </w:tcPr>
          <w:p w14:paraId="6076D5B2" w14:textId="77777777" w:rsidR="00D223BB" w:rsidRDefault="00A40459">
            <w:pPr>
              <w:pStyle w:val="Compact"/>
            </w:pPr>
            <w:r>
              <w:t>УНФ ПРОФ</w:t>
            </w:r>
          </w:p>
        </w:tc>
        <w:tc>
          <w:tcPr>
            <w:tcW w:w="0" w:type="auto"/>
          </w:tcPr>
          <w:p w14:paraId="49F0ED46" w14:textId="77777777" w:rsidR="00D223BB" w:rsidRDefault="00A40459">
            <w:pPr>
              <w:pStyle w:val="Compact"/>
            </w:pPr>
            <w:r>
              <w:t>30 600 ₽</w:t>
            </w:r>
          </w:p>
        </w:tc>
      </w:tr>
      <w:tr w:rsidR="00D223BB" w14:paraId="3226FD6E" w14:textId="77777777" w:rsidTr="00D223BB">
        <w:tc>
          <w:tcPr>
            <w:tcW w:w="0" w:type="auto"/>
          </w:tcPr>
          <w:p w14:paraId="285167BE" w14:textId="77777777" w:rsidR="00D223BB" w:rsidRDefault="00A40459">
            <w:pPr>
              <w:pStyle w:val="Compact"/>
            </w:pPr>
            <w:proofErr w:type="spellStart"/>
            <w:r>
              <w:t>Розница</w:t>
            </w:r>
            <w:proofErr w:type="spellEnd"/>
            <w:r>
              <w:t xml:space="preserve"> </w:t>
            </w:r>
            <w:proofErr w:type="spellStart"/>
            <w:r>
              <w:t>Базовая</w:t>
            </w:r>
            <w:proofErr w:type="spellEnd"/>
          </w:p>
        </w:tc>
        <w:tc>
          <w:tcPr>
            <w:tcW w:w="0" w:type="auto"/>
          </w:tcPr>
          <w:p w14:paraId="5605A8BB" w14:textId="77777777" w:rsidR="00D223BB" w:rsidRDefault="00A40459">
            <w:pPr>
              <w:pStyle w:val="Compact"/>
            </w:pPr>
            <w:r>
              <w:t>4 900 ₽</w:t>
            </w:r>
          </w:p>
        </w:tc>
      </w:tr>
      <w:tr w:rsidR="00D223BB" w14:paraId="3F5AFD11" w14:textId="77777777" w:rsidTr="00D223BB">
        <w:tc>
          <w:tcPr>
            <w:tcW w:w="0" w:type="auto"/>
          </w:tcPr>
          <w:p w14:paraId="1CD5233B" w14:textId="77777777" w:rsidR="00D223BB" w:rsidRDefault="00A40459">
            <w:pPr>
              <w:pStyle w:val="Compact"/>
            </w:pPr>
            <w:proofErr w:type="spellStart"/>
            <w:r>
              <w:t>Розница</w:t>
            </w:r>
            <w:proofErr w:type="spellEnd"/>
            <w:r>
              <w:t xml:space="preserve"> ПРОФ</w:t>
            </w:r>
          </w:p>
        </w:tc>
        <w:tc>
          <w:tcPr>
            <w:tcW w:w="0" w:type="auto"/>
          </w:tcPr>
          <w:p w14:paraId="37B53FBD" w14:textId="77777777" w:rsidR="00D223BB" w:rsidRDefault="00A40459">
            <w:pPr>
              <w:pStyle w:val="Compact"/>
            </w:pPr>
            <w:r>
              <w:t>23 000 ₽</w:t>
            </w:r>
          </w:p>
        </w:tc>
      </w:tr>
      <w:tr w:rsidR="00D223BB" w14:paraId="523B7738" w14:textId="77777777" w:rsidTr="00D223BB">
        <w:tc>
          <w:tcPr>
            <w:tcW w:w="0" w:type="auto"/>
          </w:tcPr>
          <w:p w14:paraId="20AB52FD" w14:textId="77777777" w:rsidR="00D223BB" w:rsidRDefault="00A40459">
            <w:pPr>
              <w:pStyle w:val="Compact"/>
            </w:pPr>
            <w:r>
              <w:t xml:space="preserve">КП ПРОФ 6 </w:t>
            </w:r>
            <w:proofErr w:type="spellStart"/>
            <w:r>
              <w:t>мес</w:t>
            </w:r>
            <w:proofErr w:type="spellEnd"/>
          </w:p>
        </w:tc>
        <w:tc>
          <w:tcPr>
            <w:tcW w:w="0" w:type="auto"/>
          </w:tcPr>
          <w:p w14:paraId="679B7745" w14:textId="77777777" w:rsidR="00D223BB" w:rsidRDefault="00A40459">
            <w:pPr>
              <w:pStyle w:val="Compact"/>
            </w:pPr>
            <w:r>
              <w:t>36 307 ₽</w:t>
            </w:r>
          </w:p>
        </w:tc>
      </w:tr>
      <w:tr w:rsidR="00D223BB" w14:paraId="1FDEE5C0" w14:textId="77777777" w:rsidTr="00D223BB">
        <w:tc>
          <w:tcPr>
            <w:tcW w:w="0" w:type="auto"/>
          </w:tcPr>
          <w:p w14:paraId="4E59816D" w14:textId="77777777" w:rsidR="00D223BB" w:rsidRDefault="00A40459">
            <w:pPr>
              <w:pStyle w:val="Compact"/>
            </w:pPr>
            <w:r>
              <w:t xml:space="preserve">КП ПРОФ 12 </w:t>
            </w:r>
            <w:proofErr w:type="spellStart"/>
            <w:r>
              <w:t>мес</w:t>
            </w:r>
            <w:proofErr w:type="spellEnd"/>
          </w:p>
        </w:tc>
        <w:tc>
          <w:tcPr>
            <w:tcW w:w="0" w:type="auto"/>
          </w:tcPr>
          <w:p w14:paraId="5AC70385" w14:textId="77777777" w:rsidR="00D223BB" w:rsidRDefault="00A40459">
            <w:pPr>
              <w:pStyle w:val="Compact"/>
            </w:pPr>
            <w:r>
              <w:t>68 400 ₽</w:t>
            </w:r>
          </w:p>
        </w:tc>
      </w:tr>
      <w:tr w:rsidR="00D223BB" w14:paraId="0412693B" w14:textId="77777777" w:rsidTr="00D223BB">
        <w:tc>
          <w:tcPr>
            <w:tcW w:w="0" w:type="auto"/>
          </w:tcPr>
          <w:p w14:paraId="4520C7D3" w14:textId="77777777" w:rsidR="00D223BB" w:rsidRPr="009509CE" w:rsidRDefault="00A40459">
            <w:pPr>
              <w:pStyle w:val="Compact"/>
              <w:rPr>
                <w:lang w:val="ru-RU"/>
              </w:rPr>
            </w:pPr>
            <w:r w:rsidRPr="009509CE">
              <w:rPr>
                <w:lang w:val="ru-RU"/>
              </w:rPr>
              <w:t xml:space="preserve">Фреш ПРОФ (БП/УНФ) 6 / 12 </w:t>
            </w:r>
            <w:proofErr w:type="spellStart"/>
            <w:r w:rsidRPr="009509CE">
              <w:rPr>
                <w:lang w:val="ru-RU"/>
              </w:rPr>
              <w:t>мес</w:t>
            </w:r>
            <w:proofErr w:type="spellEnd"/>
          </w:p>
        </w:tc>
        <w:tc>
          <w:tcPr>
            <w:tcW w:w="0" w:type="auto"/>
          </w:tcPr>
          <w:p w14:paraId="159EB1A9" w14:textId="77777777" w:rsidR="00D223BB" w:rsidRDefault="00A40459">
            <w:pPr>
              <w:pStyle w:val="Compact"/>
            </w:pPr>
            <w:r>
              <w:t>30 259 ₽ / 57 000 ₽</w:t>
            </w:r>
          </w:p>
        </w:tc>
      </w:tr>
      <w:tr w:rsidR="00D223BB" w14:paraId="7CD160BE" w14:textId="77777777" w:rsidTr="00D223BB">
        <w:tc>
          <w:tcPr>
            <w:tcW w:w="0" w:type="auto"/>
          </w:tcPr>
          <w:p w14:paraId="515B9ED3" w14:textId="77777777" w:rsidR="00D223BB" w:rsidRDefault="00A40459">
            <w:pPr>
              <w:pStyle w:val="Compact"/>
            </w:pPr>
            <w:r>
              <w:t xml:space="preserve">Фреш </w:t>
            </w:r>
            <w:proofErr w:type="spellStart"/>
            <w:r>
              <w:t>Розница</w:t>
            </w:r>
            <w:proofErr w:type="spellEnd"/>
            <w:r>
              <w:t xml:space="preserve"> 6 / 12 </w:t>
            </w:r>
            <w:proofErr w:type="spellStart"/>
            <w:r>
              <w:t>мес</w:t>
            </w:r>
            <w:proofErr w:type="spellEnd"/>
          </w:p>
        </w:tc>
        <w:tc>
          <w:tcPr>
            <w:tcW w:w="0" w:type="auto"/>
          </w:tcPr>
          <w:p w14:paraId="42E8ECCE" w14:textId="77777777" w:rsidR="00D223BB" w:rsidRDefault="00A40459">
            <w:pPr>
              <w:pStyle w:val="Compact"/>
            </w:pPr>
            <w:r>
              <w:t>9 500 ₽ / 18 100 ₽</w:t>
            </w:r>
          </w:p>
        </w:tc>
      </w:tr>
      <w:tr w:rsidR="00D223BB" w14:paraId="42B7550B" w14:textId="77777777" w:rsidTr="00D223BB">
        <w:tc>
          <w:tcPr>
            <w:tcW w:w="0" w:type="auto"/>
          </w:tcPr>
          <w:p w14:paraId="077944ED" w14:textId="77777777" w:rsidR="00D223BB" w:rsidRDefault="00A40459">
            <w:pPr>
              <w:pStyle w:val="Compact"/>
            </w:pP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линии</w:t>
            </w:r>
            <w:proofErr w:type="spellEnd"/>
            <w:r>
              <w:t xml:space="preserve"> </w:t>
            </w:r>
            <w:proofErr w:type="spellStart"/>
            <w:r>
              <w:t>консультаций</w:t>
            </w:r>
            <w:proofErr w:type="spellEnd"/>
          </w:p>
        </w:tc>
        <w:tc>
          <w:tcPr>
            <w:tcW w:w="0" w:type="auto"/>
          </w:tcPr>
          <w:p w14:paraId="5255DACA" w14:textId="77777777" w:rsidR="00D223BB" w:rsidRDefault="00A40459">
            <w:pPr>
              <w:pStyle w:val="Compact"/>
            </w:pPr>
            <w:r>
              <w:t>3 660 ₽</w:t>
            </w:r>
          </w:p>
        </w:tc>
      </w:tr>
    </w:tbl>
    <w:p w14:paraId="0E4662C9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Источник аргументов:</w:t>
      </w:r>
      <w:r w:rsidRPr="009509CE">
        <w:rPr>
          <w:lang w:val="ru-RU"/>
        </w:rPr>
        <w:t xml:space="preserve"> </w:t>
      </w:r>
      <w:r w:rsidRPr="009509CE">
        <w:rPr>
          <w:lang w:val="ru-RU"/>
        </w:rPr>
        <w:t>разбор продуктов 1С (Базовая/ПРОФ) + презентации «Договор ИТС» и «КП ПРОФ и Базовый».</w:t>
      </w:r>
    </w:p>
    <w:p w14:paraId="3D48800D" w14:textId="77777777" w:rsidR="00D223BB" w:rsidRDefault="00A40459">
      <w:r>
        <w:rPr>
          <w:noProof/>
        </w:rPr>
        <w:lastRenderedPageBreak/>
        <mc:AlternateContent>
          <mc:Choice Requires="wpg">
            <w:drawing>
              <wp:inline distT="0" distB="0" distL="0" distR="0" wp14:anchorId="1B40891A" wp14:editId="15D87779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2165540F" w14:textId="77777777" w:rsidR="00D223BB" w:rsidRPr="009509CE" w:rsidRDefault="00A40459">
      <w:pPr>
        <w:pStyle w:val="2"/>
        <w:rPr>
          <w:lang w:val="ru-RU"/>
        </w:rPr>
      </w:pPr>
      <w:bookmarkStart w:id="3" w:name="тема-1.-цена-и-бюджет"/>
      <w:bookmarkEnd w:id="2"/>
      <w:r w:rsidRPr="009509CE">
        <w:rPr>
          <w:lang w:val="ru-RU"/>
        </w:rPr>
        <w:t>Тема 1. Цена и бюджет</w:t>
      </w:r>
    </w:p>
    <w:p w14:paraId="4756750D" w14:textId="77777777" w:rsidR="00D223BB" w:rsidRPr="009509CE" w:rsidRDefault="00A40459">
      <w:pPr>
        <w:pStyle w:val="3"/>
        <w:rPr>
          <w:lang w:val="ru-RU"/>
        </w:rPr>
      </w:pPr>
      <w:bookmarkStart w:id="4" w:name="X470e20b09105c3efe7cec2dd553e3fe2da3e07a"/>
      <w:r w:rsidRPr="009509CE">
        <w:rPr>
          <w:lang w:val="ru-RU"/>
        </w:rPr>
        <w:t>30 баллов — «Зачем платить за КП, программа уже куплена»</w:t>
      </w:r>
    </w:p>
    <w:p w14:paraId="5AD55700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>ООО «Северный свет», опт стройматериалов, УСН, выручка ~25 млн ₽</w:t>
      </w:r>
      <w:r w:rsidRPr="009509CE">
        <w:rPr>
          <w:lang w:val="ru-RU"/>
        </w:rPr>
        <w:t xml:space="preserve">/год, 9 сотрудников. Локальная </w:t>
      </w:r>
      <w:r w:rsidRPr="009509CE">
        <w:rPr>
          <w:b/>
          <w:bCs/>
          <w:lang w:val="ru-RU"/>
        </w:rPr>
        <w:t>1С:Бухгалтерия ПРОФ</w:t>
      </w:r>
      <w:r w:rsidRPr="009509CE">
        <w:rPr>
          <w:lang w:val="ru-RU"/>
        </w:rPr>
        <w:t xml:space="preserve"> куплена год назад.</w:t>
      </w:r>
    </w:p>
    <w:p w14:paraId="45778EB0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  <w:t>Обновления ставят «когда получится». Перед сдачей отчётности бухгалтер 1–2 дня ловит ошибки форм. Нет единого канала консультаций: вопросы решают через знакомых и фору</w:t>
      </w:r>
      <w:r w:rsidRPr="009509CE">
        <w:rPr>
          <w:lang w:val="ru-RU"/>
        </w:rPr>
        <w:t>мы.</w:t>
      </w:r>
    </w:p>
    <w:p w14:paraId="16A9E12A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Главный бухгалтер (ЛВР). Интерес: сдать отчётность без штрафов и ночных правок. Директор — ЛПР по бюджету.</w:t>
      </w:r>
    </w:p>
    <w:p w14:paraId="0E2FB8F7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 xml:space="preserve">1С:КП ПРОФ на 12 </w:t>
      </w:r>
      <w:proofErr w:type="spellStart"/>
      <w:r w:rsidRPr="009509CE">
        <w:rPr>
          <w:b/>
          <w:bCs/>
          <w:lang w:val="ru-RU"/>
        </w:rPr>
        <w:t>мес</w:t>
      </w:r>
      <w:proofErr w:type="spellEnd"/>
      <w:r w:rsidRPr="009509CE">
        <w:rPr>
          <w:b/>
          <w:bCs/>
          <w:lang w:val="ru-RU"/>
        </w:rPr>
        <w:t xml:space="preserve"> — 68 400 ₽</w:t>
      </w:r>
      <w:r w:rsidRPr="009509CE">
        <w:rPr>
          <w:lang w:val="ru-RU"/>
        </w:rPr>
        <w:t xml:space="preserve"> (обновления + сервисы + консультации) + при необходимости 2 часа ли</w:t>
      </w:r>
      <w:r w:rsidRPr="009509CE">
        <w:rPr>
          <w:lang w:val="ru-RU"/>
        </w:rPr>
        <w:t>нии на аудит базы (7 320 ₽).</w:t>
      </w:r>
    </w:p>
    <w:p w14:paraId="57D791C1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«Программу мы уже купили. 68 тысяч за „поддержку“ — дорого. Обошлись бы без этого.»</w:t>
      </w:r>
    </w:p>
    <w:p w14:paraId="03FF7188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 (эталон)</w:t>
      </w:r>
      <w:r w:rsidRPr="009509CE">
        <w:rPr>
          <w:lang w:val="ru-RU"/>
        </w:rPr>
        <w:br/>
        <w:t xml:space="preserve">- КП — не «повторная покупка программы», а </w:t>
      </w:r>
      <w:r w:rsidRPr="009509CE">
        <w:rPr>
          <w:b/>
          <w:bCs/>
          <w:lang w:val="ru-RU"/>
        </w:rPr>
        <w:t>легальные обновления под изменения законодательства + се</w:t>
      </w:r>
      <w:r w:rsidRPr="009509CE">
        <w:rPr>
          <w:b/>
          <w:bCs/>
          <w:lang w:val="ru-RU"/>
        </w:rPr>
        <w:t>рвисы</w:t>
      </w:r>
      <w:r w:rsidRPr="009509CE">
        <w:rPr>
          <w:lang w:val="ru-RU"/>
        </w:rPr>
        <w:t>, без которых ПРОФ со временем отстаёт по формам отчётности.</w:t>
      </w:r>
      <w:r w:rsidRPr="009509CE">
        <w:rPr>
          <w:lang w:val="ru-RU"/>
        </w:rPr>
        <w:br/>
        <w:t xml:space="preserve">- Для бухгалтера ценность КП ПРОФ: актуальные формы, </w:t>
      </w:r>
      <w:r w:rsidRPr="009509CE">
        <w:rPr>
          <w:b/>
          <w:bCs/>
          <w:lang w:val="ru-RU"/>
        </w:rPr>
        <w:t>1С-Отчётность</w:t>
      </w:r>
      <w:r w:rsidRPr="009509CE">
        <w:rPr>
          <w:lang w:val="ru-RU"/>
        </w:rPr>
        <w:t xml:space="preserve"> из программы, методические материалы, консультации — меньше ручных правок перед сдачей.</w:t>
      </w:r>
      <w:r w:rsidRPr="009509CE">
        <w:rPr>
          <w:lang w:val="ru-RU"/>
        </w:rPr>
        <w:br/>
        <w:t>- Считаем альтернативу: разовые выз</w:t>
      </w:r>
      <w:r w:rsidRPr="009509CE">
        <w:rPr>
          <w:lang w:val="ru-RU"/>
        </w:rPr>
        <w:t xml:space="preserve">овы специалиста (час 3 660 ₽) + отдельная покупка отчётности/проверки контрагентов часто сопоставимы или </w:t>
      </w:r>
      <w:r w:rsidRPr="009509CE">
        <w:rPr>
          <w:b/>
          <w:bCs/>
          <w:lang w:val="ru-RU"/>
        </w:rPr>
        <w:t>дороже</w:t>
      </w:r>
      <w:r w:rsidRPr="009509CE">
        <w:rPr>
          <w:lang w:val="ru-RU"/>
        </w:rPr>
        <w:t xml:space="preserve"> пакета. В учебном примере «экономный» Базовый + докупка сервисов вышла </w:t>
      </w:r>
      <w:commentRangeStart w:id="5"/>
      <w:r w:rsidRPr="009509CE">
        <w:rPr>
          <w:b/>
          <w:bCs/>
          <w:lang w:val="ru-RU"/>
        </w:rPr>
        <w:t>~71 884 ₽</w:t>
      </w:r>
      <w:r w:rsidRPr="009509CE">
        <w:rPr>
          <w:lang w:val="ru-RU"/>
        </w:rPr>
        <w:t xml:space="preserve"> </w:t>
      </w:r>
      <w:commentRangeEnd w:id="5"/>
      <w:r w:rsidR="009509CE">
        <w:rPr>
          <w:rStyle w:val="aff"/>
        </w:rPr>
        <w:commentReference w:id="5"/>
      </w:r>
      <w:r w:rsidRPr="009509CE">
        <w:rPr>
          <w:lang w:val="ru-RU"/>
        </w:rPr>
        <w:t xml:space="preserve">против </w:t>
      </w:r>
      <w:r w:rsidRPr="009509CE">
        <w:rPr>
          <w:b/>
          <w:bCs/>
          <w:lang w:val="ru-RU"/>
        </w:rPr>
        <w:t>~68 400 ₽</w:t>
      </w:r>
      <w:r w:rsidRPr="009509CE">
        <w:rPr>
          <w:lang w:val="ru-RU"/>
        </w:rPr>
        <w:t xml:space="preserve"> за КП ПРОФ — при меньшем наборе удобств.</w:t>
      </w:r>
      <w:r w:rsidRPr="009509CE">
        <w:rPr>
          <w:lang w:val="ru-RU"/>
        </w:rPr>
        <w:br/>
        <w:t>- Есл</w:t>
      </w:r>
      <w:r w:rsidRPr="009509CE">
        <w:rPr>
          <w:lang w:val="ru-RU"/>
        </w:rPr>
        <w:t xml:space="preserve">и бюджет жёсткий на старте — </w:t>
      </w:r>
      <w:r w:rsidRPr="009509CE">
        <w:rPr>
          <w:b/>
          <w:bCs/>
          <w:lang w:val="ru-RU"/>
        </w:rPr>
        <w:t xml:space="preserve">КП ПРОФ на 6 </w:t>
      </w:r>
      <w:proofErr w:type="spellStart"/>
      <w:r w:rsidRPr="009509CE">
        <w:rPr>
          <w:b/>
          <w:bCs/>
          <w:lang w:val="ru-RU"/>
        </w:rPr>
        <w:t>мес</w:t>
      </w:r>
      <w:proofErr w:type="spellEnd"/>
      <w:r w:rsidRPr="009509CE">
        <w:rPr>
          <w:b/>
          <w:bCs/>
          <w:lang w:val="ru-RU"/>
        </w:rPr>
        <w:t xml:space="preserve"> (36 307 ₽)</w:t>
      </w:r>
      <w:r w:rsidRPr="009509CE">
        <w:rPr>
          <w:lang w:val="ru-RU"/>
        </w:rPr>
        <w:t xml:space="preserve"> закрыть квартал отчётности, затем продлить по факту пользы.</w:t>
      </w:r>
    </w:p>
    <w:p w14:paraId="79B32EC4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 xml:space="preserve">Согласовать с директором КП ПРОФ 6 или 12 </w:t>
      </w:r>
      <w:proofErr w:type="spellStart"/>
      <w:r w:rsidRPr="009509CE">
        <w:rPr>
          <w:lang w:val="ru-RU"/>
        </w:rPr>
        <w:t>мес</w:t>
      </w:r>
      <w:proofErr w:type="spellEnd"/>
      <w:r w:rsidRPr="009509CE">
        <w:rPr>
          <w:lang w:val="ru-RU"/>
        </w:rPr>
        <w:t xml:space="preserve"> и дату первого обновления/подключения 1С-Отчётности на этой неделе.</w:t>
      </w:r>
    </w:p>
    <w:p w14:paraId="6A161687" w14:textId="5EA8FB11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</w:t>
      </w:r>
      <w:r w:rsidRPr="009509CE">
        <w:rPr>
          <w:b/>
          <w:bCs/>
          <w:lang w:val="ru-RU"/>
        </w:rPr>
        <w:t>ёт сделку</w:t>
      </w:r>
      <w:r w:rsidRPr="009509CE">
        <w:rPr>
          <w:lang w:val="ru-RU"/>
        </w:rPr>
        <w:br/>
        <w:t>- «Без КП программа сразу сломается» (давление).</w:t>
      </w:r>
      <w:r w:rsidRPr="009509CE">
        <w:rPr>
          <w:lang w:val="ru-RU"/>
        </w:rPr>
        <w:br/>
        <w:t>- Скидка «</w:t>
      </w:r>
      <w:del w:id="6" w:author="Дворяк Александра" w:date="2026-09-18T12:44:00Z">
        <w:r w:rsidRPr="009509CE" w:rsidDel="009509CE">
          <w:rPr>
            <w:lang w:val="ru-RU"/>
          </w:rPr>
          <w:delText>в ноль</w:delText>
        </w:r>
      </w:del>
      <w:ins w:id="7" w:author="Дворяк Александра" w:date="2026-09-18T12:44:00Z">
        <w:r w:rsidR="009509CE">
          <w:rPr>
            <w:lang w:val="ru-RU"/>
          </w:rPr>
          <w:t>до Базового</w:t>
        </w:r>
      </w:ins>
      <w:r w:rsidRPr="009509CE">
        <w:rPr>
          <w:lang w:val="ru-RU"/>
        </w:rPr>
        <w:t>» без объяснения состава сервисов.</w:t>
      </w:r>
      <w:r w:rsidRPr="009509CE">
        <w:rPr>
          <w:lang w:val="ru-RU"/>
        </w:rPr>
        <w:br/>
        <w:t>- Спор «вы обязаны</w:t>
      </w:r>
      <w:ins w:id="8" w:author="Дворяк Александра" w:date="2026-09-18T12:45:00Z">
        <w:r w:rsidR="009509CE">
          <w:rPr>
            <w:lang w:val="ru-RU"/>
          </w:rPr>
          <w:t xml:space="preserve">, вы нарушаете </w:t>
        </w:r>
      </w:ins>
      <w:ins w:id="9" w:author="Дворяк Александра" w:date="2026-09-18T12:48:00Z">
        <w:r w:rsidR="009509CE">
          <w:rPr>
            <w:lang w:val="ru-RU"/>
          </w:rPr>
          <w:t>вас могут оштрафовать</w:t>
        </w:r>
      </w:ins>
      <w:r w:rsidRPr="009509CE">
        <w:rPr>
          <w:lang w:val="ru-RU"/>
        </w:rPr>
        <w:t>» вместо языка рисков отчётности.</w:t>
      </w:r>
    </w:p>
    <w:p w14:paraId="6C6B26A9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2C6C2C4F" wp14:editId="4CEC93E3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65B717A1" w14:textId="77777777" w:rsidR="00D223BB" w:rsidRPr="009509CE" w:rsidRDefault="00A40459">
      <w:pPr>
        <w:pStyle w:val="3"/>
        <w:rPr>
          <w:lang w:val="ru-RU"/>
        </w:rPr>
      </w:pPr>
      <w:bookmarkStart w:id="10" w:name="баллов-базовая-дешевле-зачем-проф"/>
      <w:bookmarkEnd w:id="4"/>
      <w:r w:rsidRPr="009509CE">
        <w:rPr>
          <w:lang w:val="ru-RU"/>
        </w:rPr>
        <w:lastRenderedPageBreak/>
        <w:t>70 баллов — «Базовая дешевле — зачем ПРОФ»</w:t>
      </w:r>
    </w:p>
    <w:p w14:paraId="3C126D9B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>ИП + одно ООО на одном с</w:t>
      </w:r>
      <w:r w:rsidRPr="009509CE">
        <w:rPr>
          <w:lang w:val="ru-RU"/>
        </w:rPr>
        <w:t xml:space="preserve">обственнике, услуги + мелкая торговля, 6 человек. Сейчас учёт частично у внешнего бухгалтера, хотят свою </w:t>
      </w:r>
      <w:r w:rsidRPr="009509CE">
        <w:rPr>
          <w:b/>
          <w:bCs/>
          <w:lang w:val="ru-RU"/>
        </w:rPr>
        <w:t>1С:Бухгалтерия</w:t>
      </w:r>
      <w:r w:rsidRPr="009509CE">
        <w:rPr>
          <w:lang w:val="ru-RU"/>
        </w:rPr>
        <w:t>.</w:t>
      </w:r>
    </w:p>
    <w:p w14:paraId="2A039F4A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</w:r>
      <w:r w:rsidRPr="009509CE">
        <w:rPr>
          <w:lang w:val="ru-RU"/>
        </w:rPr>
        <w:t>Два юрлица, бухгалтер и руководитель хотят смотреть базу одновременно. Внешний бухгалтер просит доступ «с вечера», собственник — «утром». Плюс нужна выгрузка в банк и проверка контрагентов без ручного набора реквизитов.</w:t>
      </w:r>
    </w:p>
    <w:p w14:paraId="68029466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Собствен</w:t>
      </w:r>
      <w:r w:rsidRPr="009509CE">
        <w:rPr>
          <w:lang w:val="ru-RU"/>
        </w:rPr>
        <w:t xml:space="preserve">ник (ЛПР). Бухгалтер на </w:t>
      </w:r>
      <w:proofErr w:type="spellStart"/>
      <w:r w:rsidRPr="009509CE">
        <w:rPr>
          <w:lang w:val="ru-RU"/>
        </w:rPr>
        <w:t>аутсорсе</w:t>
      </w:r>
      <w:proofErr w:type="spellEnd"/>
      <w:r w:rsidRPr="009509CE">
        <w:rPr>
          <w:lang w:val="ru-RU"/>
        </w:rPr>
        <w:t xml:space="preserve"> (ЛВР): боится сложной программы.</w:t>
      </w:r>
    </w:p>
    <w:p w14:paraId="460407F0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</w:r>
      <w:commentRangeStart w:id="11"/>
      <w:r w:rsidRPr="009509CE">
        <w:rPr>
          <w:b/>
          <w:bCs/>
          <w:lang w:val="ru-RU"/>
        </w:rPr>
        <w:t>1С:Бухгалтерия ПРОФ (23 000 ₽)</w:t>
      </w:r>
      <w:r w:rsidRPr="009509CE">
        <w:rPr>
          <w:lang w:val="ru-RU"/>
        </w:rPr>
        <w:t xml:space="preserve"> + </w:t>
      </w:r>
      <w:r w:rsidRPr="009509CE">
        <w:rPr>
          <w:b/>
          <w:bCs/>
          <w:lang w:val="ru-RU"/>
        </w:rPr>
        <w:t xml:space="preserve">КП ПРОФ 12 </w:t>
      </w:r>
      <w:proofErr w:type="spellStart"/>
      <w:r w:rsidRPr="009509CE">
        <w:rPr>
          <w:b/>
          <w:bCs/>
          <w:lang w:val="ru-RU"/>
        </w:rPr>
        <w:t>мес</w:t>
      </w:r>
      <w:proofErr w:type="spellEnd"/>
      <w:r w:rsidRPr="009509CE">
        <w:rPr>
          <w:b/>
          <w:bCs/>
          <w:lang w:val="ru-RU"/>
        </w:rPr>
        <w:t xml:space="preserve"> (68 400 ₽)</w:t>
      </w:r>
      <w:r w:rsidRPr="009509CE">
        <w:rPr>
          <w:lang w:val="ru-RU"/>
        </w:rPr>
        <w:t xml:space="preserve"> вместо Базовой (4 900 ₽).</w:t>
      </w:r>
      <w:commentRangeEnd w:id="11"/>
      <w:r w:rsidR="009509CE">
        <w:rPr>
          <w:rStyle w:val="aff"/>
        </w:rPr>
        <w:commentReference w:id="11"/>
      </w:r>
    </w:p>
    <w:p w14:paraId="23B157D5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«Базовая за 4 900 — и хватит. ПРОФ в пять раз дороже, зачем переплачивать</w:t>
      </w:r>
      <w:r w:rsidRPr="009509CE">
        <w:rPr>
          <w:lang w:val="ru-RU"/>
        </w:rPr>
        <w:t>?»</w:t>
      </w:r>
    </w:p>
    <w:p w14:paraId="65835175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 xml:space="preserve">Плюсы </w:t>
      </w:r>
      <w:r w:rsidRPr="009509CE">
        <w:rPr>
          <w:b/>
          <w:bCs/>
          <w:lang w:val="ru-RU"/>
        </w:rPr>
        <w:t>Базовой</w:t>
      </w:r>
      <w:r w:rsidRPr="009509CE">
        <w:rPr>
          <w:lang w:val="ru-RU"/>
        </w:rPr>
        <w:t xml:space="preserve"> честно: низкая цена, простота, один пользователь, типовые задачи микробизнеса.</w:t>
      </w:r>
      <w:r w:rsidRPr="009509CE">
        <w:rPr>
          <w:lang w:val="ru-RU"/>
        </w:rPr>
        <w:br/>
        <w:t xml:space="preserve">Почему здесь </w:t>
      </w:r>
      <w:r w:rsidRPr="009509CE">
        <w:rPr>
          <w:b/>
          <w:bCs/>
          <w:lang w:val="ru-RU"/>
        </w:rPr>
        <w:t>ПРОФ</w:t>
      </w:r>
      <w:r w:rsidRPr="009509CE">
        <w:rPr>
          <w:lang w:val="ru-RU"/>
        </w:rPr>
        <w:t>:</w:t>
      </w:r>
      <w:r w:rsidRPr="009509CE">
        <w:rPr>
          <w:lang w:val="ru-RU"/>
        </w:rPr>
        <w:br/>
        <w:t xml:space="preserve">- </w:t>
      </w:r>
      <w:r w:rsidRPr="009509CE">
        <w:rPr>
          <w:b/>
          <w:bCs/>
          <w:lang w:val="ru-RU"/>
        </w:rPr>
        <w:t>несколько пользователей</w:t>
      </w:r>
      <w:r w:rsidRPr="009509CE">
        <w:rPr>
          <w:lang w:val="ru-RU"/>
        </w:rPr>
        <w:t xml:space="preserve"> (бухгалтер + собственник);</w:t>
      </w:r>
      <w:r w:rsidRPr="009509CE">
        <w:rPr>
          <w:lang w:val="ru-RU"/>
        </w:rPr>
        <w:br/>
        <w:t xml:space="preserve">- </w:t>
      </w:r>
      <w:r w:rsidRPr="009509CE">
        <w:rPr>
          <w:b/>
          <w:bCs/>
          <w:lang w:val="ru-RU"/>
        </w:rPr>
        <w:t>несколько организаций в одной базе</w:t>
      </w:r>
      <w:r w:rsidRPr="009509CE">
        <w:rPr>
          <w:lang w:val="ru-RU"/>
        </w:rPr>
        <w:t xml:space="preserve"> с общими справочниками — не дв</w:t>
      </w:r>
      <w:r w:rsidRPr="009509CE">
        <w:rPr>
          <w:lang w:val="ru-RU"/>
        </w:rPr>
        <w:t>е отдельные «закрытые» базы как в Базовой;</w:t>
      </w:r>
      <w:r w:rsidRPr="009509CE">
        <w:rPr>
          <w:lang w:val="ru-RU"/>
        </w:rPr>
        <w:br/>
      </w:r>
      <w:commentRangeStart w:id="12"/>
      <w:r w:rsidRPr="009509CE">
        <w:rPr>
          <w:lang w:val="ru-RU"/>
        </w:rPr>
        <w:t xml:space="preserve">- можно позже </w:t>
      </w:r>
      <w:r w:rsidRPr="009509CE">
        <w:rPr>
          <w:b/>
          <w:bCs/>
          <w:lang w:val="ru-RU"/>
        </w:rPr>
        <w:t>доработать/интегрировать</w:t>
      </w:r>
      <w:r w:rsidRPr="009509CE">
        <w:rPr>
          <w:lang w:val="ru-RU"/>
        </w:rPr>
        <w:t>; веб-доступ.</w:t>
      </w:r>
      <w:r w:rsidRPr="009509CE">
        <w:rPr>
          <w:lang w:val="ru-RU"/>
        </w:rPr>
        <w:br/>
      </w:r>
      <w:commentRangeEnd w:id="12"/>
      <w:r w:rsidR="009509CE">
        <w:rPr>
          <w:rStyle w:val="aff"/>
        </w:rPr>
        <w:commentReference w:id="12"/>
      </w:r>
      <w:r w:rsidRPr="009509CE">
        <w:rPr>
          <w:lang w:val="ru-RU"/>
        </w:rPr>
        <w:t xml:space="preserve">В Базовой второй пользователь и единая база на два юрлица </w:t>
      </w:r>
      <w:r w:rsidRPr="009509CE">
        <w:rPr>
          <w:b/>
          <w:bCs/>
          <w:lang w:val="ru-RU"/>
        </w:rPr>
        <w:t>не решаются</w:t>
      </w:r>
      <w:r w:rsidRPr="009509CE">
        <w:rPr>
          <w:lang w:val="ru-RU"/>
        </w:rPr>
        <w:t xml:space="preserve"> — придётся плодить базы и терять контроль.</w:t>
      </w:r>
      <w:r w:rsidRPr="009509CE">
        <w:rPr>
          <w:lang w:val="ru-RU"/>
        </w:rPr>
        <w:br/>
        <w:t>КП ПРОФ усиливает плюс продукта: отчётность, авт</w:t>
      </w:r>
      <w:r w:rsidRPr="009509CE">
        <w:rPr>
          <w:lang w:val="ru-RU"/>
        </w:rPr>
        <w:t>озаполнение контрагентов, консультации — то, ради чего ПРОФ покупают «в работу», а не «в стол».</w:t>
      </w:r>
    </w:p>
    <w:p w14:paraId="79D8CF7D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</w:r>
      <w:commentRangeStart w:id="13"/>
      <w:r w:rsidRPr="009509CE">
        <w:rPr>
          <w:lang w:val="ru-RU"/>
        </w:rPr>
        <w:t>Показать 15-мин демо: две организации в одной базе + два пользователя; выставить счёт на БП ПРОФ + КП 6/12.</w:t>
      </w:r>
      <w:commentRangeEnd w:id="13"/>
      <w:r w:rsidR="00F13134">
        <w:rPr>
          <w:rStyle w:val="aff"/>
        </w:rPr>
        <w:commentReference w:id="13"/>
      </w:r>
    </w:p>
    <w:p w14:paraId="0D9CF463" w14:textId="2DB96AF1" w:rsidR="00D223BB" w:rsidRPr="00F13134" w:rsidRDefault="00A40459">
      <w:pPr>
        <w:pStyle w:val="a0"/>
        <w:rPr>
          <w:lang w:val="ru-RU"/>
          <w:rPrChange w:id="14" w:author="Дворяк Александра" w:date="2026-09-18T12:53:00Z">
            <w:rPr/>
          </w:rPrChange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Обесценить Базо</w:t>
      </w:r>
      <w:r w:rsidRPr="009509CE">
        <w:rPr>
          <w:lang w:val="ru-RU"/>
        </w:rPr>
        <w:t>вую («она плохая»).</w:t>
      </w:r>
      <w:r w:rsidRPr="009509CE">
        <w:rPr>
          <w:lang w:val="ru-RU"/>
        </w:rPr>
        <w:br/>
      </w:r>
      <w:r w:rsidRPr="009509CE">
        <w:rPr>
          <w:lang w:val="ru-RU"/>
        </w:rPr>
        <w:t xml:space="preserve">- </w:t>
      </w:r>
      <w:del w:id="15" w:author="Дворяк Александра" w:date="2026-09-18T12:53:00Z">
        <w:r w:rsidRPr="009509CE" w:rsidDel="00F13134">
          <w:rPr>
            <w:lang w:val="ru-RU"/>
          </w:rPr>
          <w:delText>Скрыть ограничение «1 пользователь».</w:delText>
        </w:r>
      </w:del>
      <w:ins w:id="16" w:author="Дворяк Александра" w:date="2026-09-18T12:53:00Z">
        <w:r w:rsidR="00F13134">
          <w:rPr>
            <w:lang w:val="ru-RU"/>
          </w:rPr>
          <w:t xml:space="preserve">не предложить несколько вариантов </w:t>
        </w:r>
      </w:ins>
      <w:r w:rsidRPr="009509CE">
        <w:rPr>
          <w:lang w:val="ru-RU"/>
        </w:rPr>
        <w:br/>
      </w:r>
      <w:r w:rsidRPr="009509CE">
        <w:rPr>
          <w:lang w:val="ru-RU"/>
        </w:rPr>
        <w:t xml:space="preserve">- </w:t>
      </w:r>
      <w:ins w:id="17" w:author="Дворяк Александра" w:date="2026-09-18T12:53:00Z">
        <w:r w:rsidR="00F13134">
          <w:rPr>
            <w:lang w:val="ru-RU"/>
          </w:rPr>
          <w:t>Скрыть ограничение 1 пол</w:t>
        </w:r>
      </w:ins>
      <w:ins w:id="18" w:author="Дворяк Александра" w:date="2026-09-18T12:54:00Z">
        <w:r w:rsidR="00F13134">
          <w:rPr>
            <w:lang w:val="ru-RU"/>
          </w:rPr>
          <w:t xml:space="preserve">ьзователя и локального размещения, </w:t>
        </w:r>
      </w:ins>
      <w:del w:id="19" w:author="Дворяк Александра" w:date="2026-09-18T12:54:00Z">
        <w:r w:rsidRPr="009509CE" w:rsidDel="00F13134">
          <w:rPr>
            <w:lang w:val="ru-RU"/>
          </w:rPr>
          <w:delText>П</w:delText>
        </w:r>
      </w:del>
      <w:ins w:id="20" w:author="Дворяк Александра" w:date="2026-09-18T12:54:00Z">
        <w:r w:rsidR="00F13134">
          <w:rPr>
            <w:lang w:val="ru-RU"/>
          </w:rPr>
          <w:t>п</w:t>
        </w:r>
      </w:ins>
      <w:r w:rsidRPr="009509CE">
        <w:rPr>
          <w:lang w:val="ru-RU"/>
        </w:rPr>
        <w:t xml:space="preserve">родать Базовую </w:t>
      </w:r>
      <w:r w:rsidRPr="00F13134">
        <w:rPr>
          <w:lang w:val="ru-RU"/>
          <w:rPrChange w:id="21" w:author="Дворяк Александра" w:date="2026-09-18T12:53:00Z">
            <w:rPr/>
          </w:rPrChange>
        </w:rPr>
        <w:t>«а ПРОФ потом», зная про двух пользователей уже сейчас.</w:t>
      </w:r>
    </w:p>
    <w:p w14:paraId="595824BF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2AF2465B" wp14:editId="2B81D133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2586A8BA" w14:textId="77777777" w:rsidR="00D223BB" w:rsidRPr="009509CE" w:rsidRDefault="00A40459">
      <w:pPr>
        <w:pStyle w:val="3"/>
        <w:rPr>
          <w:lang w:val="ru-RU"/>
        </w:rPr>
      </w:pPr>
      <w:bookmarkStart w:id="22" w:name="X3c152275b01eb8422a31a0571c76bc4ec37fc56"/>
      <w:bookmarkEnd w:id="10"/>
      <w:r w:rsidRPr="009509CE">
        <w:rPr>
          <w:lang w:val="ru-RU"/>
        </w:rPr>
        <w:t>100 баллов — «УТ ПРОФ + КП не влезают в бюджет квартала»</w:t>
      </w:r>
    </w:p>
    <w:p w14:paraId="3A03AC48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</w:r>
      <w:r w:rsidRPr="009509CE">
        <w:rPr>
          <w:lang w:val="ru-RU"/>
        </w:rPr>
        <w:t>ООО, дистрибуция хозтоваров, 2 склада, 5 менеджеров, оборот ~40 млн ₽/год.</w:t>
      </w:r>
    </w:p>
    <w:p w14:paraId="39F50F49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lastRenderedPageBreak/>
        <w:t>2. Проблема / боль</w:t>
      </w:r>
      <w:r w:rsidRPr="009509CE">
        <w:rPr>
          <w:lang w:val="ru-RU"/>
        </w:rPr>
        <w:br/>
        <w:t>Заказы в почте, остатки в одной таблице у завсклада, отгрузки срываются из‑за двойных резервов. Нужна единая воронка продаж и склад.</w:t>
      </w:r>
    </w:p>
    <w:p w14:paraId="09584827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К</w:t>
      </w:r>
      <w:r w:rsidRPr="009509CE">
        <w:rPr>
          <w:lang w:val="ru-RU"/>
        </w:rPr>
        <w:t xml:space="preserve">оммерческий директор (ЛПР по операционке). Финансовый — ЛВР по бюджету </w:t>
      </w:r>
      <w:r>
        <w:t>IT</w:t>
      </w:r>
      <w:r w:rsidRPr="009509CE">
        <w:rPr>
          <w:lang w:val="ru-RU"/>
        </w:rPr>
        <w:t>.</w:t>
      </w:r>
    </w:p>
    <w:p w14:paraId="1AD4B179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>1С:УТ ПРОФ (39 700 ₽)</w:t>
      </w:r>
      <w:r w:rsidRPr="009509CE">
        <w:rPr>
          <w:lang w:val="ru-RU"/>
        </w:rPr>
        <w:t xml:space="preserve"> + </w:t>
      </w:r>
      <w:r w:rsidRPr="009509CE">
        <w:rPr>
          <w:b/>
          <w:bCs/>
          <w:lang w:val="ru-RU"/>
        </w:rPr>
        <w:t>КП ПРОФ 12 (68 400 ₽)</w:t>
      </w:r>
      <w:r w:rsidRPr="009509CE">
        <w:rPr>
          <w:lang w:val="ru-RU"/>
        </w:rPr>
        <w:t xml:space="preserve"> + </w:t>
      </w:r>
      <w:commentRangeStart w:id="23"/>
      <w:r w:rsidRPr="009509CE">
        <w:rPr>
          <w:lang w:val="ru-RU"/>
        </w:rPr>
        <w:t xml:space="preserve">внедрение ядра 24 ч </w:t>
      </w:r>
      <w:commentRangeEnd w:id="23"/>
      <w:r w:rsidR="00335A06">
        <w:rPr>
          <w:rStyle w:val="aff"/>
        </w:rPr>
        <w:commentReference w:id="23"/>
      </w:r>
      <w:r w:rsidRPr="009509CE">
        <w:rPr>
          <w:lang w:val="ru-RU"/>
        </w:rPr>
        <w:t>(</w:t>
      </w:r>
      <w:r w:rsidRPr="009509CE">
        <w:rPr>
          <w:b/>
          <w:bCs/>
          <w:lang w:val="ru-RU"/>
        </w:rPr>
        <w:t>72 000 ₽</w:t>
      </w:r>
      <w:r w:rsidRPr="009509CE">
        <w:rPr>
          <w:lang w:val="ru-RU"/>
        </w:rPr>
        <w:t xml:space="preserve">) + 4 ч консультаций (14 640 ₽) ≈ </w:t>
      </w:r>
      <w:r w:rsidRPr="009509CE">
        <w:rPr>
          <w:b/>
          <w:bCs/>
          <w:lang w:val="ru-RU"/>
        </w:rPr>
        <w:t>194 740 ₽</w:t>
      </w:r>
      <w:r w:rsidRPr="009509CE">
        <w:rPr>
          <w:lang w:val="ru-RU"/>
        </w:rPr>
        <w:t>.</w:t>
      </w:r>
    </w:p>
    <w:p w14:paraId="6CA9365C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«В квартале на автоматизаци</w:t>
      </w:r>
      <w:r w:rsidRPr="009509CE">
        <w:rPr>
          <w:lang w:val="ru-RU"/>
        </w:rPr>
        <w:t>ю максимум 150 тысяч. Либо режьте, либо в следующем году.»</w:t>
      </w:r>
    </w:p>
    <w:p w14:paraId="32976B99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</w:r>
      <w:commentRangeStart w:id="24"/>
      <w:r w:rsidRPr="009509CE">
        <w:rPr>
          <w:lang w:val="ru-RU"/>
        </w:rPr>
        <w:t xml:space="preserve">Плюсы </w:t>
      </w:r>
      <w:r w:rsidRPr="009509CE">
        <w:rPr>
          <w:b/>
          <w:bCs/>
          <w:lang w:val="ru-RU"/>
        </w:rPr>
        <w:t>УТ ПРОФ</w:t>
      </w:r>
      <w:r w:rsidRPr="009509CE">
        <w:rPr>
          <w:lang w:val="ru-RU"/>
        </w:rPr>
        <w:t xml:space="preserve"> под боль: </w:t>
      </w:r>
      <w:r>
        <w:t>CRM</w:t>
      </w:r>
      <w:r w:rsidRPr="009509CE">
        <w:rPr>
          <w:lang w:val="ru-RU"/>
        </w:rPr>
        <w:t>/продажи, закупки, склад в одном контуре, много пользователей, интеграции (в отличие от УТ Базовой — 1 пользователь и «коробочный» минимум).</w:t>
      </w:r>
      <w:r w:rsidRPr="009509CE">
        <w:rPr>
          <w:lang w:val="ru-RU"/>
        </w:rPr>
        <w:br/>
        <w:t xml:space="preserve">КП ПРОФ </w:t>
      </w:r>
      <w:r w:rsidRPr="009509CE">
        <w:rPr>
          <w:lang w:val="ru-RU"/>
        </w:rPr>
        <w:t>— обновления и сопровождение, чтобы контур не «завис» после запуска.</w:t>
      </w:r>
      <w:r w:rsidRPr="009509CE">
        <w:rPr>
          <w:lang w:val="ru-RU"/>
        </w:rPr>
        <w:br/>
        <w:t>Режем этап, не ценность:</w:t>
      </w:r>
      <w:r w:rsidRPr="009509CE">
        <w:rPr>
          <w:lang w:val="ru-RU"/>
        </w:rPr>
        <w:br/>
        <w:t xml:space="preserve">- УТ ПРОФ + </w:t>
      </w:r>
      <w:r w:rsidRPr="009509CE">
        <w:rPr>
          <w:b/>
          <w:bCs/>
          <w:lang w:val="ru-RU"/>
        </w:rPr>
        <w:t xml:space="preserve">КП 6 </w:t>
      </w:r>
      <w:proofErr w:type="spellStart"/>
      <w:r w:rsidRPr="009509CE">
        <w:rPr>
          <w:b/>
          <w:bCs/>
          <w:lang w:val="ru-RU"/>
        </w:rPr>
        <w:t>мес</w:t>
      </w:r>
      <w:proofErr w:type="spellEnd"/>
      <w:r w:rsidRPr="009509CE">
        <w:rPr>
          <w:b/>
          <w:bCs/>
          <w:lang w:val="ru-RU"/>
        </w:rPr>
        <w:t xml:space="preserve"> (36 307 ₽)</w:t>
      </w:r>
      <w:r w:rsidRPr="009509CE">
        <w:rPr>
          <w:lang w:val="ru-RU"/>
        </w:rPr>
        <w:t xml:space="preserve"> + внедрение 18 ч (</w:t>
      </w:r>
      <w:r w:rsidRPr="009509CE">
        <w:rPr>
          <w:b/>
          <w:bCs/>
          <w:lang w:val="ru-RU"/>
        </w:rPr>
        <w:t>54 000 ₽</w:t>
      </w:r>
      <w:r w:rsidRPr="009509CE">
        <w:rPr>
          <w:lang w:val="ru-RU"/>
        </w:rPr>
        <w:t xml:space="preserve">) + 3 ч консультаций (10 980 ₽) ≈ </w:t>
      </w:r>
      <w:r w:rsidRPr="009509CE">
        <w:rPr>
          <w:b/>
          <w:bCs/>
          <w:lang w:val="ru-RU"/>
        </w:rPr>
        <w:t>140 987 ₽</w:t>
      </w:r>
      <w:r w:rsidRPr="009509CE">
        <w:rPr>
          <w:lang w:val="ru-RU"/>
        </w:rPr>
        <w:t>.</w:t>
      </w:r>
      <w:r w:rsidRPr="009509CE">
        <w:rPr>
          <w:lang w:val="ru-RU"/>
        </w:rPr>
        <w:br/>
        <w:t>- Этап 2 (аналитика, доп. склады) — следующий квартал.</w:t>
      </w:r>
      <w:r w:rsidRPr="009509CE">
        <w:rPr>
          <w:lang w:val="ru-RU"/>
        </w:rPr>
        <w:br/>
        <w:t>Не п</w:t>
      </w:r>
      <w:r w:rsidRPr="009509CE">
        <w:rPr>
          <w:lang w:val="ru-RU"/>
        </w:rPr>
        <w:t>редлагаем УТ Базовую: 5 менеджеров одновременно в Базовой не работают.</w:t>
      </w:r>
      <w:commentRangeEnd w:id="24"/>
      <w:r w:rsidR="00335A06">
        <w:rPr>
          <w:rStyle w:val="aff"/>
        </w:rPr>
        <w:commentReference w:id="24"/>
      </w:r>
    </w:p>
    <w:p w14:paraId="76078FF1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>Утвердить ТЗ этапа 1 на 1 стр. и счёт ≤150 000 ₽ с датой старта в квартале.</w:t>
      </w:r>
    </w:p>
    <w:p w14:paraId="1B29F5B5" w14:textId="565A2BBB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«Без полного внедрения смысла нет».</w:t>
      </w:r>
      <w:r w:rsidRPr="009509CE">
        <w:rPr>
          <w:lang w:val="ru-RU"/>
        </w:rPr>
        <w:br/>
        <w:t>- Обещание «всё за 150» без урезания</w:t>
      </w:r>
      <w:r w:rsidRPr="009509CE">
        <w:rPr>
          <w:lang w:val="ru-RU"/>
        </w:rPr>
        <w:t xml:space="preserve"> </w:t>
      </w:r>
      <w:commentRangeStart w:id="25"/>
      <w:r>
        <w:t>scope</w:t>
      </w:r>
      <w:commentRangeEnd w:id="25"/>
      <w:r w:rsidR="00335A06">
        <w:rPr>
          <w:rStyle w:val="aff"/>
        </w:rPr>
        <w:commentReference w:id="25"/>
      </w:r>
      <w:r w:rsidRPr="009509CE">
        <w:rPr>
          <w:lang w:val="ru-RU"/>
        </w:rPr>
        <w:t>.</w:t>
      </w:r>
      <w:r w:rsidRPr="009509CE">
        <w:rPr>
          <w:lang w:val="ru-RU"/>
        </w:rPr>
        <w:br/>
        <w:t>- Продажа</w:t>
      </w:r>
      <w:del w:id="26" w:author="Дворяк Александра" w:date="2026-09-18T12:58:00Z">
        <w:r w:rsidRPr="009509CE" w:rsidDel="00335A06">
          <w:rPr>
            <w:lang w:val="ru-RU"/>
          </w:rPr>
          <w:delText xml:space="preserve"> Базовой</w:delText>
        </w:r>
      </w:del>
      <w:r w:rsidRPr="009509CE">
        <w:rPr>
          <w:lang w:val="ru-RU"/>
        </w:rPr>
        <w:t xml:space="preserve"> УТ</w:t>
      </w:r>
      <w:ins w:id="27" w:author="Дворяк Александра" w:date="2026-09-18T12:58:00Z">
        <w:r w:rsidR="00335A06">
          <w:rPr>
            <w:lang w:val="ru-RU"/>
          </w:rPr>
          <w:t xml:space="preserve"> без внедрения -</w:t>
        </w:r>
      </w:ins>
      <w:r w:rsidRPr="009509CE">
        <w:rPr>
          <w:lang w:val="ru-RU"/>
        </w:rPr>
        <w:t xml:space="preserve"> «чтобы влезло в бюджет».</w:t>
      </w:r>
    </w:p>
    <w:p w14:paraId="33C3DC9F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2E435796" wp14:editId="6883E8F6">
                <wp:extent cx="0" cy="190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7BF39E9E" w14:textId="77777777" w:rsidR="00D223BB" w:rsidRPr="009509CE" w:rsidRDefault="00A40459">
      <w:pPr>
        <w:pStyle w:val="3"/>
        <w:rPr>
          <w:lang w:val="ru-RU"/>
        </w:rPr>
      </w:pPr>
      <w:bookmarkStart w:id="28" w:name="X96cf7cbc8758128ad266002e125e14b0a00d993"/>
      <w:bookmarkEnd w:id="22"/>
      <w:r w:rsidRPr="009509CE">
        <w:rPr>
          <w:lang w:val="ru-RU"/>
        </w:rPr>
        <w:t>150 баллов — «КП ПРОФ дороже Базового — возьмём Техно»</w:t>
      </w:r>
    </w:p>
    <w:p w14:paraId="4C1911F4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>ООО «</w:t>
      </w:r>
      <w:proofErr w:type="spellStart"/>
      <w:r w:rsidRPr="009509CE">
        <w:rPr>
          <w:lang w:val="ru-RU"/>
        </w:rPr>
        <w:t>ТехноСервис</w:t>
      </w:r>
      <w:proofErr w:type="spellEnd"/>
      <w:r w:rsidRPr="009509CE">
        <w:rPr>
          <w:lang w:val="ru-RU"/>
        </w:rPr>
        <w:t xml:space="preserve">», ремонт оборудования + ЗИП, 20 сотрудников. Локальная </w:t>
      </w:r>
      <w:r w:rsidRPr="009509CE">
        <w:rPr>
          <w:b/>
          <w:bCs/>
          <w:lang w:val="ru-RU"/>
        </w:rPr>
        <w:t>1С:УНФ ПРОФ</w:t>
      </w:r>
      <w:r w:rsidRPr="009509CE">
        <w:rPr>
          <w:lang w:val="ru-RU"/>
        </w:rPr>
        <w:t>, сопровождения нет.</w:t>
      </w:r>
    </w:p>
    <w:p w14:paraId="78D28F89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</w:t>
      </w:r>
      <w:r w:rsidRPr="009509CE">
        <w:rPr>
          <w:b/>
          <w:bCs/>
          <w:lang w:val="ru-RU"/>
        </w:rPr>
        <w:t>ль</w:t>
      </w:r>
      <w:r w:rsidRPr="009509CE">
        <w:rPr>
          <w:lang w:val="ru-RU"/>
        </w:rPr>
        <w:br/>
      </w:r>
      <w:commentRangeStart w:id="29"/>
      <w:r w:rsidRPr="009509CE">
        <w:rPr>
          <w:lang w:val="ru-RU"/>
        </w:rPr>
        <w:t>Сдают отчётность из 1С</w:t>
      </w:r>
      <w:commentRangeEnd w:id="29"/>
      <w:r w:rsidR="00335A06">
        <w:rPr>
          <w:rStyle w:val="aff"/>
        </w:rPr>
        <w:commentReference w:id="29"/>
      </w:r>
      <w:r w:rsidRPr="009509CE">
        <w:rPr>
          <w:lang w:val="ru-RU"/>
        </w:rPr>
        <w:t xml:space="preserve">, работают с ЭДО, проверяют поставщиков, раз в неделю вопросы на линию. Свой </w:t>
      </w:r>
      <w:r>
        <w:t>IT</w:t>
      </w:r>
      <w:r w:rsidRPr="009509CE">
        <w:rPr>
          <w:lang w:val="ru-RU"/>
        </w:rPr>
        <w:t xml:space="preserve"> на полставки обновляет «на выходных».</w:t>
      </w:r>
    </w:p>
    <w:p w14:paraId="40D96910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 xml:space="preserve">Директор (ЛПР). Главный бухгалтер (ЛВР). </w:t>
      </w:r>
      <w:r>
        <w:t>IT</w:t>
      </w:r>
      <w:r w:rsidRPr="009509CE">
        <w:rPr>
          <w:lang w:val="ru-RU"/>
        </w:rPr>
        <w:t xml:space="preserve"> (ЛВР).</w:t>
      </w:r>
    </w:p>
    <w:p w14:paraId="6FA07309" w14:textId="72E8FEEF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 xml:space="preserve">КП ПРОФ 12 </w:t>
      </w:r>
      <w:proofErr w:type="spellStart"/>
      <w:r w:rsidRPr="009509CE">
        <w:rPr>
          <w:b/>
          <w:bCs/>
          <w:lang w:val="ru-RU"/>
        </w:rPr>
        <w:t>мес</w:t>
      </w:r>
      <w:proofErr w:type="spellEnd"/>
      <w:r w:rsidRPr="009509CE">
        <w:rPr>
          <w:b/>
          <w:bCs/>
          <w:lang w:val="ru-RU"/>
        </w:rPr>
        <w:t xml:space="preserve"> —</w:t>
      </w:r>
      <w:r w:rsidRPr="009509CE">
        <w:rPr>
          <w:b/>
          <w:bCs/>
          <w:lang w:val="ru-RU"/>
        </w:rPr>
        <w:t xml:space="preserve"> 68 400 ₽</w:t>
      </w:r>
      <w:r w:rsidRPr="009509CE">
        <w:rPr>
          <w:lang w:val="ru-RU"/>
        </w:rPr>
        <w:t xml:space="preserve"> (вместо КП Базовый)</w:t>
      </w:r>
      <w:ins w:id="30" w:author="Дворяк Александра" w:date="2026-09-18T12:59:00Z">
        <w:r w:rsidR="00335A06">
          <w:rPr>
            <w:lang w:val="ru-RU"/>
          </w:rPr>
          <w:t xml:space="preserve"> и настройку </w:t>
        </w:r>
        <w:proofErr w:type="spellStart"/>
        <w:r w:rsidR="00335A06">
          <w:rPr>
            <w:lang w:val="ru-RU"/>
          </w:rPr>
          <w:t>автообновления</w:t>
        </w:r>
      </w:ins>
      <w:proofErr w:type="spellEnd"/>
      <w:del w:id="31" w:author="Дворяк Александра" w:date="2026-09-18T12:59:00Z">
        <w:r w:rsidRPr="009509CE" w:rsidDel="00335A06">
          <w:rPr>
            <w:lang w:val="ru-RU"/>
          </w:rPr>
          <w:delText>.</w:delText>
        </w:r>
      </w:del>
    </w:p>
    <w:p w14:paraId="796A1382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lastRenderedPageBreak/>
        <w:t>5. Возражение</w:t>
      </w:r>
      <w:r w:rsidRPr="009509CE">
        <w:rPr>
          <w:lang w:val="ru-RU"/>
        </w:rPr>
        <w:br/>
        <w:t>«Нам сказали, есть КП Базовый подешевле. Зачем ПРОФ?»</w:t>
      </w:r>
    </w:p>
    <w:p w14:paraId="757B4A26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>Сравнение по фактам из обучения: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7"/>
        <w:gridCol w:w="3299"/>
        <w:gridCol w:w="3633"/>
      </w:tblGrid>
      <w:tr w:rsidR="00D223BB" w14:paraId="116C130B" w14:textId="77777777" w:rsidTr="00D22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D8919D" w14:textId="77777777" w:rsidR="00D223BB" w:rsidRPr="009509CE" w:rsidRDefault="00D223BB">
            <w:pPr>
              <w:pStyle w:val="Compact"/>
              <w:rPr>
                <w:lang w:val="ru-RU"/>
              </w:rPr>
            </w:pPr>
          </w:p>
        </w:tc>
        <w:tc>
          <w:tcPr>
            <w:tcW w:w="0" w:type="auto"/>
          </w:tcPr>
          <w:p w14:paraId="3056E69D" w14:textId="77777777" w:rsidR="00D223BB" w:rsidRDefault="00A40459">
            <w:pPr>
              <w:pStyle w:val="Compact"/>
            </w:pPr>
            <w:r>
              <w:t xml:space="preserve">КП </w:t>
            </w:r>
            <w:proofErr w:type="spellStart"/>
            <w:r>
              <w:t>Базовый</w:t>
            </w:r>
            <w:proofErr w:type="spellEnd"/>
          </w:p>
        </w:tc>
        <w:tc>
          <w:tcPr>
            <w:tcW w:w="0" w:type="auto"/>
          </w:tcPr>
          <w:p w14:paraId="10D9DFD1" w14:textId="77777777" w:rsidR="00D223BB" w:rsidRDefault="00A40459">
            <w:pPr>
              <w:pStyle w:val="Compact"/>
            </w:pPr>
            <w:r>
              <w:t>КП ПРОФ</w:t>
            </w:r>
          </w:p>
        </w:tc>
      </w:tr>
      <w:tr w:rsidR="00D223BB" w14:paraId="6682F20E" w14:textId="77777777" w:rsidTr="00D223BB">
        <w:tc>
          <w:tcPr>
            <w:tcW w:w="0" w:type="auto"/>
          </w:tcPr>
          <w:p w14:paraId="7A2356B9" w14:textId="77777777" w:rsidR="00D223BB" w:rsidRDefault="00A40459">
            <w:pPr>
              <w:pStyle w:val="Compact"/>
            </w:pPr>
            <w:proofErr w:type="spellStart"/>
            <w:r>
              <w:t>Суть</w:t>
            </w:r>
            <w:proofErr w:type="spellEnd"/>
          </w:p>
        </w:tc>
        <w:tc>
          <w:tcPr>
            <w:tcW w:w="0" w:type="auto"/>
          </w:tcPr>
          <w:p w14:paraId="38C2ED38" w14:textId="77777777" w:rsidR="00D223BB" w:rsidRPr="009509CE" w:rsidRDefault="00A40459">
            <w:pPr>
              <w:pStyle w:val="Compact"/>
              <w:rPr>
                <w:lang w:val="ru-RU"/>
              </w:rPr>
            </w:pPr>
            <w:r w:rsidRPr="009509CE">
              <w:rPr>
                <w:lang w:val="ru-RU"/>
              </w:rPr>
              <w:t>Минимальный легальный доступ к обновлениям</w:t>
            </w:r>
          </w:p>
        </w:tc>
        <w:tc>
          <w:tcPr>
            <w:tcW w:w="0" w:type="auto"/>
          </w:tcPr>
          <w:p w14:paraId="29135A7B" w14:textId="77777777" w:rsidR="00D223BB" w:rsidRDefault="00A40459">
            <w:pPr>
              <w:pStyle w:val="Compact"/>
            </w:pPr>
            <w:proofErr w:type="spellStart"/>
            <w:r>
              <w:t>Сопровождение</w:t>
            </w:r>
            <w:proofErr w:type="spellEnd"/>
            <w:r>
              <w:t xml:space="preserve"> «</w:t>
            </w:r>
            <w:proofErr w:type="spellStart"/>
            <w:r>
              <w:t>под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»</w:t>
            </w:r>
          </w:p>
        </w:tc>
      </w:tr>
      <w:tr w:rsidR="00D223BB" w14:paraId="3ACFAF67" w14:textId="77777777" w:rsidTr="00D223BB">
        <w:tc>
          <w:tcPr>
            <w:tcW w:w="0" w:type="auto"/>
          </w:tcPr>
          <w:p w14:paraId="488CE6F7" w14:textId="77777777" w:rsidR="00D223BB" w:rsidRDefault="00A40459">
            <w:pPr>
              <w:pStyle w:val="Compact"/>
            </w:pPr>
            <w:proofErr w:type="spellStart"/>
            <w:r>
              <w:t>Обновления</w:t>
            </w:r>
            <w:proofErr w:type="spellEnd"/>
          </w:p>
        </w:tc>
        <w:tc>
          <w:tcPr>
            <w:tcW w:w="0" w:type="auto"/>
          </w:tcPr>
          <w:p w14:paraId="60857070" w14:textId="77777777" w:rsidR="00D223BB" w:rsidRDefault="00A40459">
            <w:pPr>
              <w:pStyle w:val="Compact"/>
            </w:pPr>
            <w:proofErr w:type="spellStart"/>
            <w:r>
              <w:t>Часто</w:t>
            </w:r>
            <w:proofErr w:type="spellEnd"/>
            <w:r>
              <w:t xml:space="preserve"> </w:t>
            </w:r>
            <w:proofErr w:type="spellStart"/>
            <w:r>
              <w:t>сами</w:t>
            </w:r>
            <w:proofErr w:type="spellEnd"/>
          </w:p>
        </w:tc>
        <w:tc>
          <w:tcPr>
            <w:tcW w:w="0" w:type="auto"/>
          </w:tcPr>
          <w:p w14:paraId="7A37694D" w14:textId="77777777" w:rsidR="00D223BB" w:rsidRDefault="00A40459">
            <w:pPr>
              <w:pStyle w:val="Compact"/>
            </w:pPr>
            <w:proofErr w:type="spellStart"/>
            <w:r>
              <w:t>Партнёр</w:t>
            </w:r>
            <w:proofErr w:type="spellEnd"/>
            <w:r>
              <w:t xml:space="preserve"> </w:t>
            </w:r>
            <w:proofErr w:type="spellStart"/>
            <w:r>
              <w:t>помогает</w:t>
            </w:r>
            <w:proofErr w:type="spellEnd"/>
            <w:r>
              <w:t>/</w:t>
            </w:r>
            <w:proofErr w:type="spellStart"/>
            <w:r>
              <w:t>делает</w:t>
            </w:r>
            <w:proofErr w:type="spellEnd"/>
          </w:p>
        </w:tc>
      </w:tr>
      <w:tr w:rsidR="00D223BB" w14:paraId="01F893F4" w14:textId="77777777" w:rsidTr="00D223BB">
        <w:tc>
          <w:tcPr>
            <w:tcW w:w="0" w:type="auto"/>
          </w:tcPr>
          <w:p w14:paraId="4C88C2C8" w14:textId="77777777" w:rsidR="00D223BB" w:rsidRDefault="00A40459">
            <w:pPr>
              <w:pStyle w:val="Compact"/>
            </w:pPr>
            <w:r>
              <w:t>Консультации</w:t>
            </w:r>
          </w:p>
        </w:tc>
        <w:tc>
          <w:tcPr>
            <w:tcW w:w="0" w:type="auto"/>
          </w:tcPr>
          <w:p w14:paraId="35A54D9F" w14:textId="77777777" w:rsidR="00D223BB" w:rsidRPr="009509CE" w:rsidRDefault="00A40459">
            <w:pPr>
              <w:pStyle w:val="Compact"/>
              <w:rPr>
                <w:lang w:val="ru-RU"/>
              </w:rPr>
            </w:pPr>
            <w:r w:rsidRPr="009509CE">
              <w:rPr>
                <w:lang w:val="ru-RU"/>
              </w:rPr>
              <w:t>Крайне мало (порядок «1 раз в месяц»)</w:t>
            </w:r>
          </w:p>
        </w:tc>
        <w:tc>
          <w:tcPr>
            <w:tcW w:w="0" w:type="auto"/>
          </w:tcPr>
          <w:p w14:paraId="219F93DF" w14:textId="77777777" w:rsidR="00D223BB" w:rsidRDefault="00A40459">
            <w:pPr>
              <w:pStyle w:val="Compact"/>
            </w:pPr>
            <w:proofErr w:type="spellStart"/>
            <w:r>
              <w:t>Регулярные</w:t>
            </w:r>
            <w:proofErr w:type="spellEnd"/>
            <w:r>
              <w:t>/</w:t>
            </w:r>
            <w:proofErr w:type="spellStart"/>
            <w:r>
              <w:t>расширенные</w:t>
            </w:r>
            <w:proofErr w:type="spellEnd"/>
          </w:p>
        </w:tc>
      </w:tr>
      <w:tr w:rsidR="00D223BB" w14:paraId="62C36B43" w14:textId="77777777" w:rsidTr="00D223BB">
        <w:tc>
          <w:tcPr>
            <w:tcW w:w="0" w:type="auto"/>
          </w:tcPr>
          <w:p w14:paraId="3850A51F" w14:textId="77777777" w:rsidR="00D223BB" w:rsidRDefault="00A40459">
            <w:pPr>
              <w:pStyle w:val="Compact"/>
            </w:pPr>
            <w:r>
              <w:t>1С-Отчётность</w:t>
            </w:r>
          </w:p>
        </w:tc>
        <w:tc>
          <w:tcPr>
            <w:tcW w:w="0" w:type="auto"/>
          </w:tcPr>
          <w:p w14:paraId="08DB79EC" w14:textId="77777777" w:rsidR="00D223BB" w:rsidRDefault="00A40459">
            <w:pPr>
              <w:pStyle w:val="Compact"/>
            </w:pPr>
            <w:proofErr w:type="spellStart"/>
            <w:r>
              <w:t>Обычно</w:t>
            </w:r>
            <w:proofErr w:type="spellEnd"/>
            <w:r>
              <w:t xml:space="preserve"> </w:t>
            </w:r>
            <w:proofErr w:type="spellStart"/>
            <w:r>
              <w:t>отдельно</w:t>
            </w:r>
            <w:proofErr w:type="spellEnd"/>
          </w:p>
        </w:tc>
        <w:tc>
          <w:tcPr>
            <w:tcW w:w="0" w:type="auto"/>
          </w:tcPr>
          <w:p w14:paraId="66E10D2D" w14:textId="77777777" w:rsidR="00D223BB" w:rsidRDefault="00A40459">
            <w:pPr>
              <w:pStyle w:val="Compact"/>
            </w:pPr>
            <w:proofErr w:type="spellStart"/>
            <w:r>
              <w:t>Включена</w:t>
            </w:r>
            <w:proofErr w:type="spellEnd"/>
            <w:r>
              <w:t xml:space="preserve"> (1 </w:t>
            </w:r>
            <w:proofErr w:type="spellStart"/>
            <w:r>
              <w:t>юрлицо</w:t>
            </w:r>
            <w:proofErr w:type="spellEnd"/>
            <w:r>
              <w:t>/ИП)</w:t>
            </w:r>
          </w:p>
        </w:tc>
      </w:tr>
      <w:tr w:rsidR="00D223BB" w14:paraId="181B8B3F" w14:textId="77777777" w:rsidTr="00D223BB">
        <w:tc>
          <w:tcPr>
            <w:tcW w:w="0" w:type="auto"/>
          </w:tcPr>
          <w:p w14:paraId="7DF6C31A" w14:textId="77777777" w:rsidR="00D223BB" w:rsidRDefault="00A40459">
            <w:pPr>
              <w:pStyle w:val="Compact"/>
            </w:pPr>
            <w:proofErr w:type="spellStart"/>
            <w:r>
              <w:t>Контрагент</w:t>
            </w:r>
            <w:proofErr w:type="spellEnd"/>
            <w:r>
              <w:t xml:space="preserve"> / </w:t>
            </w:r>
            <w:proofErr w:type="spellStart"/>
            <w:r>
              <w:t>проверки</w:t>
            </w:r>
            <w:proofErr w:type="spellEnd"/>
          </w:p>
        </w:tc>
        <w:tc>
          <w:tcPr>
            <w:tcW w:w="0" w:type="auto"/>
          </w:tcPr>
          <w:p w14:paraId="7EA7AD82" w14:textId="77777777" w:rsidR="00D223BB" w:rsidRDefault="00A40459">
            <w:pPr>
              <w:pStyle w:val="Compact"/>
            </w:pPr>
            <w:proofErr w:type="spellStart"/>
            <w:r>
              <w:t>Отдельно</w:t>
            </w:r>
            <w:proofErr w:type="spellEnd"/>
          </w:p>
        </w:tc>
        <w:tc>
          <w:tcPr>
            <w:tcW w:w="0" w:type="auto"/>
          </w:tcPr>
          <w:p w14:paraId="01B8582E" w14:textId="77777777" w:rsidR="00D223BB" w:rsidRDefault="00A40459">
            <w:pPr>
              <w:pStyle w:val="Compact"/>
            </w:pPr>
            <w:proofErr w:type="spellStart"/>
            <w:r>
              <w:t>Включены</w:t>
            </w:r>
            <w:proofErr w:type="spellEnd"/>
            <w:r>
              <w:t xml:space="preserve"> </w:t>
            </w:r>
            <w:proofErr w:type="spellStart"/>
            <w:r>
              <w:t>лимиты</w:t>
            </w:r>
            <w:proofErr w:type="spellEnd"/>
          </w:p>
        </w:tc>
      </w:tr>
      <w:tr w:rsidR="00D223BB" w14:paraId="0CD78BB6" w14:textId="77777777" w:rsidTr="00D223BB">
        <w:tc>
          <w:tcPr>
            <w:tcW w:w="0" w:type="auto"/>
          </w:tcPr>
          <w:p w14:paraId="73B99BA5" w14:textId="77777777" w:rsidR="00D223BB" w:rsidRDefault="00A40459">
            <w:pPr>
              <w:pStyle w:val="Compact"/>
            </w:pPr>
            <w:r>
              <w:t>ЭДО</w:t>
            </w:r>
          </w:p>
        </w:tc>
        <w:tc>
          <w:tcPr>
            <w:tcW w:w="0" w:type="auto"/>
          </w:tcPr>
          <w:p w14:paraId="3294FCC8" w14:textId="77777777" w:rsidR="00D223BB" w:rsidRDefault="00A40459">
            <w:pPr>
              <w:pStyle w:val="Compact"/>
            </w:pPr>
            <w:proofErr w:type="spellStart"/>
            <w:r>
              <w:t>Урезанный</w:t>
            </w:r>
            <w:proofErr w:type="spellEnd"/>
            <w:r>
              <w:t xml:space="preserve"> </w:t>
            </w:r>
            <w:proofErr w:type="spellStart"/>
            <w:r>
              <w:t>лимит</w:t>
            </w:r>
            <w:proofErr w:type="spellEnd"/>
          </w:p>
        </w:tc>
        <w:tc>
          <w:tcPr>
            <w:tcW w:w="0" w:type="auto"/>
          </w:tcPr>
          <w:p w14:paraId="18B2579B" w14:textId="77777777" w:rsidR="00D223BB" w:rsidRDefault="00A40459">
            <w:pPr>
              <w:pStyle w:val="Compact"/>
            </w:pPr>
            <w:proofErr w:type="spellStart"/>
            <w:r>
              <w:t>Больше</w:t>
            </w:r>
            <w:proofErr w:type="spellEnd"/>
            <w:r>
              <w:t xml:space="preserve"> </w:t>
            </w:r>
            <w:proofErr w:type="spellStart"/>
            <w:r>
              <w:t>пакетов</w:t>
            </w:r>
            <w:proofErr w:type="spellEnd"/>
            <w:r>
              <w:t xml:space="preserve">, </w:t>
            </w:r>
            <w:proofErr w:type="spellStart"/>
            <w:r>
              <w:t>получение</w:t>
            </w:r>
            <w:proofErr w:type="spellEnd"/>
            <w:r>
              <w:t xml:space="preserve"> </w:t>
            </w:r>
            <w:proofErr w:type="spellStart"/>
            <w:r>
              <w:t>безлимит</w:t>
            </w:r>
            <w:proofErr w:type="spellEnd"/>
          </w:p>
        </w:tc>
      </w:tr>
      <w:tr w:rsidR="00D223BB" w14:paraId="2C74A930" w14:textId="77777777" w:rsidTr="00D223BB">
        <w:tc>
          <w:tcPr>
            <w:tcW w:w="0" w:type="auto"/>
          </w:tcPr>
          <w:p w14:paraId="441773A6" w14:textId="77777777" w:rsidR="00D223BB" w:rsidRDefault="00A40459">
            <w:pPr>
              <w:pStyle w:val="Compact"/>
            </w:pPr>
            <w:proofErr w:type="spellStart"/>
            <w:r>
              <w:t>Облачный</w:t>
            </w:r>
            <w:proofErr w:type="spellEnd"/>
            <w:r>
              <w:t xml:space="preserve"> </w:t>
            </w:r>
            <w:proofErr w:type="spellStart"/>
            <w:r>
              <w:t>архив</w:t>
            </w:r>
            <w:proofErr w:type="spellEnd"/>
            <w:r>
              <w:t xml:space="preserve"> / </w:t>
            </w:r>
            <w:proofErr w:type="spellStart"/>
            <w:r>
              <w:t>удалённый</w:t>
            </w:r>
            <w:proofErr w:type="spellEnd"/>
            <w:r>
              <w:t xml:space="preserve"> </w:t>
            </w:r>
            <w:proofErr w:type="spellStart"/>
            <w:r>
              <w:t>доступ</w:t>
            </w:r>
            <w:proofErr w:type="spellEnd"/>
          </w:p>
        </w:tc>
        <w:tc>
          <w:tcPr>
            <w:tcW w:w="0" w:type="auto"/>
          </w:tcPr>
          <w:p w14:paraId="52BC796D" w14:textId="77777777" w:rsidR="00D223BB" w:rsidRDefault="00A40459">
            <w:pPr>
              <w:pStyle w:val="Compact"/>
            </w:pPr>
            <w:proofErr w:type="spellStart"/>
            <w:r>
              <w:t>Нет</w:t>
            </w:r>
            <w:proofErr w:type="spellEnd"/>
          </w:p>
        </w:tc>
        <w:tc>
          <w:tcPr>
            <w:tcW w:w="0" w:type="auto"/>
          </w:tcPr>
          <w:p w14:paraId="238B2770" w14:textId="77777777" w:rsidR="00D223BB" w:rsidRDefault="00A40459">
            <w:pPr>
              <w:pStyle w:val="Compact"/>
            </w:pPr>
            <w:proofErr w:type="spellStart"/>
            <w:r>
              <w:t>Есть</w:t>
            </w:r>
            <w:proofErr w:type="spellEnd"/>
          </w:p>
        </w:tc>
      </w:tr>
      <w:tr w:rsidR="00D223BB" w14:paraId="780964F2" w14:textId="77777777" w:rsidTr="00D223BB">
        <w:tc>
          <w:tcPr>
            <w:tcW w:w="0" w:type="auto"/>
          </w:tcPr>
          <w:p w14:paraId="128B6471" w14:textId="77777777" w:rsidR="00D223BB" w:rsidRPr="009509CE" w:rsidRDefault="00A40459">
            <w:pPr>
              <w:pStyle w:val="Compact"/>
              <w:rPr>
                <w:lang w:val="ru-RU"/>
              </w:rPr>
            </w:pPr>
            <w:r w:rsidRPr="009509CE">
              <w:rPr>
                <w:lang w:val="ru-RU"/>
              </w:rPr>
              <w:t xml:space="preserve">Методическая база </w:t>
            </w:r>
            <w:r>
              <w:t>its</w:t>
            </w:r>
            <w:r w:rsidRPr="009509CE">
              <w:rPr>
                <w:lang w:val="ru-RU"/>
              </w:rPr>
              <w:t>.1</w:t>
            </w:r>
            <w:r>
              <w:t>c</w:t>
            </w:r>
            <w:r w:rsidRPr="009509CE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</w:p>
        </w:tc>
        <w:tc>
          <w:tcPr>
            <w:tcW w:w="0" w:type="auto"/>
          </w:tcPr>
          <w:p w14:paraId="0898F9E7" w14:textId="77777777" w:rsidR="00D223BB" w:rsidRDefault="00A40459">
            <w:pPr>
              <w:pStyle w:val="Compact"/>
            </w:pPr>
            <w:proofErr w:type="spellStart"/>
            <w:r>
              <w:t>Ограниченно</w:t>
            </w:r>
            <w:proofErr w:type="spellEnd"/>
          </w:p>
        </w:tc>
        <w:tc>
          <w:tcPr>
            <w:tcW w:w="0" w:type="auto"/>
          </w:tcPr>
          <w:p w14:paraId="6FB7C4E4" w14:textId="77777777" w:rsidR="00D223BB" w:rsidRDefault="00A40459">
            <w:pPr>
              <w:pStyle w:val="Compact"/>
            </w:pPr>
            <w:proofErr w:type="spellStart"/>
            <w:r>
              <w:t>Полный</w:t>
            </w:r>
            <w:proofErr w:type="spellEnd"/>
            <w:r>
              <w:t xml:space="preserve"> </w:t>
            </w:r>
            <w:proofErr w:type="spellStart"/>
            <w:r>
              <w:t>доступ</w:t>
            </w:r>
            <w:proofErr w:type="spellEnd"/>
          </w:p>
        </w:tc>
      </w:tr>
    </w:tbl>
    <w:p w14:paraId="1B729D84" w14:textId="77777777" w:rsidR="00D223BB" w:rsidRPr="009509CE" w:rsidRDefault="00A40459">
      <w:pPr>
        <w:pStyle w:val="a0"/>
        <w:rPr>
          <w:lang w:val="ru-RU"/>
        </w:rPr>
      </w:pPr>
      <w:commentRangeStart w:id="32"/>
      <w:r w:rsidRPr="009509CE">
        <w:rPr>
          <w:lang w:val="ru-RU"/>
        </w:rPr>
        <w:t xml:space="preserve">Плюс УНФ ПРОФ как продукта: единое окно для </w:t>
      </w:r>
      <w:proofErr w:type="spellStart"/>
      <w:r w:rsidRPr="009509CE">
        <w:rPr>
          <w:lang w:val="ru-RU"/>
        </w:rPr>
        <w:t>услуг+склад+деньги</w:t>
      </w:r>
      <w:proofErr w:type="spellEnd"/>
      <w:r w:rsidRPr="009509CE">
        <w:rPr>
          <w:lang w:val="ru-RU"/>
        </w:rPr>
        <w:t xml:space="preserve">; КП ПРОФ не даёт «новой программе», а </w:t>
      </w:r>
      <w:r w:rsidRPr="009509CE">
        <w:rPr>
          <w:b/>
          <w:bCs/>
          <w:lang w:val="ru-RU"/>
        </w:rPr>
        <w:t>раскрывает</w:t>
      </w:r>
      <w:r w:rsidRPr="009509CE">
        <w:rPr>
          <w:lang w:val="ru-RU"/>
        </w:rPr>
        <w:t xml:space="preserve"> её сервисами (отчётность, ЭДО, контрагенты, архив).</w:t>
      </w:r>
      <w:r w:rsidRPr="009509CE">
        <w:rPr>
          <w:lang w:val="ru-RU"/>
        </w:rPr>
        <w:br/>
        <w:t xml:space="preserve">Если взять Базовый и докупить </w:t>
      </w:r>
      <w:proofErr w:type="spellStart"/>
      <w:r w:rsidRPr="009509CE">
        <w:rPr>
          <w:lang w:val="ru-RU"/>
        </w:rPr>
        <w:t>отчётность+контрагента+часы</w:t>
      </w:r>
      <w:proofErr w:type="spellEnd"/>
      <w:r w:rsidRPr="009509CE">
        <w:rPr>
          <w:lang w:val="ru-RU"/>
        </w:rPr>
        <w:t xml:space="preserve"> — в примере обучения выходит </w:t>
      </w:r>
      <w:r w:rsidRPr="009509CE">
        <w:rPr>
          <w:b/>
          <w:bCs/>
          <w:lang w:val="ru-RU"/>
        </w:rPr>
        <w:t>дорож</w:t>
      </w:r>
      <w:r w:rsidRPr="009509CE">
        <w:rPr>
          <w:b/>
          <w:bCs/>
          <w:lang w:val="ru-RU"/>
        </w:rPr>
        <w:t>е и хуже по удобству</w:t>
      </w:r>
      <w:r w:rsidRPr="009509CE">
        <w:rPr>
          <w:lang w:val="ru-RU"/>
        </w:rPr>
        <w:t xml:space="preserve">, чем сразу ПРОФ (~71,9 тыс. </w:t>
      </w:r>
      <w:r>
        <w:t>vs</w:t>
      </w:r>
      <w:r w:rsidRPr="009509CE">
        <w:rPr>
          <w:lang w:val="ru-RU"/>
        </w:rPr>
        <w:t xml:space="preserve"> ~68,4 тыс.).</w:t>
      </w:r>
      <w:commentRangeEnd w:id="32"/>
      <w:r w:rsidR="00335A06">
        <w:rPr>
          <w:rStyle w:val="aff"/>
        </w:rPr>
        <w:commentReference w:id="32"/>
      </w:r>
    </w:p>
    <w:p w14:paraId="17117F56" w14:textId="77777777" w:rsidR="00D223BB" w:rsidRPr="00E06AE2" w:rsidRDefault="00A40459">
      <w:pPr>
        <w:pStyle w:val="a0"/>
        <w:rPr>
          <w:lang w:val="ru-RU"/>
          <w:rPrChange w:id="33" w:author="Дворяк Александра" w:date="2026-09-18T13:04:00Z">
            <w:rPr/>
          </w:rPrChange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 xml:space="preserve">Таблица «Базовый + ваши сервисы </w:t>
      </w:r>
      <w:r>
        <w:t>vs</w:t>
      </w:r>
      <w:r w:rsidRPr="009509CE">
        <w:rPr>
          <w:lang w:val="ru-RU"/>
        </w:rPr>
        <w:t xml:space="preserve"> ПРОФ» на 1 стр. </w:t>
      </w:r>
      <w:r w:rsidRPr="00E06AE2">
        <w:rPr>
          <w:lang w:val="ru-RU"/>
          <w:rPrChange w:id="34" w:author="Дворяк Александра" w:date="2026-09-18T13:04:00Z">
            <w:rPr/>
          </w:rPrChange>
        </w:rPr>
        <w:t>→ решение директора до конца недели, договор КП ПРОФ.</w:t>
      </w:r>
    </w:p>
    <w:p w14:paraId="154ECA6E" w14:textId="6A5B1E9A" w:rsidR="00D223BB" w:rsidRPr="00E06AE2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«Базовый — для бедных».</w:t>
      </w:r>
      <w:r w:rsidRPr="009509CE">
        <w:rPr>
          <w:lang w:val="ru-RU"/>
        </w:rPr>
        <w:br/>
        <w:t>- Скрытие, что услуги пар</w:t>
      </w:r>
      <w:r w:rsidRPr="009509CE">
        <w:rPr>
          <w:lang w:val="ru-RU"/>
        </w:rPr>
        <w:t>тнёра по установке обновлений в Базовом оплачиваются отдельно.</w:t>
      </w:r>
      <w:r w:rsidRPr="009509CE">
        <w:rPr>
          <w:lang w:val="ru-RU"/>
        </w:rPr>
        <w:br/>
        <w:t xml:space="preserve">- </w:t>
      </w:r>
      <w:r w:rsidRPr="00E06AE2">
        <w:rPr>
          <w:strike/>
          <w:lang w:val="ru-RU"/>
          <w:rPrChange w:id="35" w:author="Дворяк Александра" w:date="2026-09-18T13:04:00Z">
            <w:rPr>
              <w:lang w:val="ru-RU"/>
            </w:rPr>
          </w:rPrChange>
        </w:rPr>
        <w:t>Навязывание отраслевых/КОРП-тарифов.</w:t>
      </w:r>
      <w:ins w:id="36" w:author="Дворяк Александра" w:date="2026-09-18T13:04:00Z">
        <w:r w:rsidR="00E06AE2">
          <w:rPr>
            <w:strike/>
            <w:lang w:val="ru-RU"/>
          </w:rPr>
          <w:t xml:space="preserve"> </w:t>
        </w:r>
        <w:r w:rsidR="00E06AE2">
          <w:rPr>
            <w:lang w:val="ru-RU"/>
          </w:rPr>
          <w:t>Остановиться только на обновлении не рассказав о с</w:t>
        </w:r>
      </w:ins>
      <w:ins w:id="37" w:author="Дворяк Александра" w:date="2026-09-18T13:05:00Z">
        <w:r w:rsidR="00E06AE2">
          <w:rPr>
            <w:lang w:val="ru-RU"/>
          </w:rPr>
          <w:t>ервисах и возможностях развития УНФ нашими методологами и экспертами</w:t>
        </w:r>
      </w:ins>
    </w:p>
    <w:p w14:paraId="0AB89CAE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278D0C8C" wp14:editId="69270EE7">
                <wp:extent cx="0" cy="19050"/>
                <wp:effectExtent l="0" t="0" r="0" b="0"/>
                <wp:docPr id="5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675F73F5" w14:textId="77777777" w:rsidR="00D223BB" w:rsidRPr="009509CE" w:rsidRDefault="00A40459">
      <w:pPr>
        <w:pStyle w:val="2"/>
        <w:rPr>
          <w:lang w:val="ru-RU"/>
        </w:rPr>
      </w:pPr>
      <w:bookmarkStart w:id="38" w:name="тема-2.-не-сейчас-подумаем"/>
      <w:bookmarkEnd w:id="3"/>
      <w:bookmarkEnd w:id="28"/>
      <w:r w:rsidRPr="009509CE">
        <w:rPr>
          <w:lang w:val="ru-RU"/>
        </w:rPr>
        <w:t>Тема 2. Не сейчас / подумаем</w:t>
      </w:r>
    </w:p>
    <w:p w14:paraId="53F07969" w14:textId="77777777" w:rsidR="00D223BB" w:rsidRPr="009509CE" w:rsidRDefault="00A40459">
      <w:pPr>
        <w:pStyle w:val="3"/>
        <w:rPr>
          <w:lang w:val="ru-RU"/>
        </w:rPr>
      </w:pPr>
      <w:bookmarkStart w:id="39" w:name="баллов-после-отчётности"/>
      <w:r w:rsidRPr="009509CE">
        <w:rPr>
          <w:lang w:val="ru-RU"/>
        </w:rPr>
        <w:t>30 баллов — «После отчётности»</w:t>
      </w:r>
    </w:p>
    <w:p w14:paraId="4B6E9134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 xml:space="preserve">ООО на УСН, производство упаковки, 12 человек. </w:t>
      </w:r>
      <w:r w:rsidRPr="009509CE">
        <w:rPr>
          <w:b/>
          <w:bCs/>
          <w:lang w:val="ru-RU"/>
        </w:rPr>
        <w:t>1С:Бухгалтерия Базов</w:t>
      </w:r>
      <w:r w:rsidRPr="009509CE">
        <w:rPr>
          <w:b/>
          <w:bCs/>
          <w:lang w:val="ru-RU"/>
        </w:rPr>
        <w:t>ая</w:t>
      </w:r>
      <w:r w:rsidRPr="009509CE">
        <w:rPr>
          <w:lang w:val="ru-RU"/>
        </w:rPr>
        <w:t>, один пользователь — бухгалтер.</w:t>
      </w:r>
    </w:p>
    <w:p w14:paraId="6BC54C7B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lastRenderedPageBreak/>
        <w:t>2. Проблема / боль</w:t>
      </w:r>
      <w:r w:rsidRPr="009509CE">
        <w:rPr>
          <w:lang w:val="ru-RU"/>
        </w:rPr>
        <w:br/>
      </w:r>
      <w:r w:rsidRPr="009509CE">
        <w:rPr>
          <w:lang w:val="ru-RU"/>
        </w:rPr>
        <w:t>Перед отчётностью бухгалтер сидит сверхурочно: не хватает второго доступа для помощника, вопросы по заполнению закрывают через чаты.</w:t>
      </w:r>
    </w:p>
    <w:p w14:paraId="0B140DA9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Главный бухгалтер (ЛВР, блокирует сроки). Директор (ЛПР) — «не мешайте сдаче».</w:t>
      </w:r>
    </w:p>
    <w:p w14:paraId="1B5CD35B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</w:t>
      </w:r>
      <w:r w:rsidRPr="009509CE">
        <w:rPr>
          <w:b/>
          <w:bCs/>
          <w:lang w:val="ru-RU"/>
        </w:rPr>
        <w:t>и</w:t>
      </w:r>
      <w:r w:rsidRPr="009509CE">
        <w:rPr>
          <w:lang w:val="ru-RU"/>
        </w:rPr>
        <w:br/>
      </w:r>
      <w:commentRangeStart w:id="40"/>
      <w:r w:rsidRPr="009509CE">
        <w:rPr>
          <w:lang w:val="ru-RU"/>
        </w:rPr>
        <w:t xml:space="preserve">Апгрейд до </w:t>
      </w:r>
      <w:r w:rsidRPr="009509CE">
        <w:rPr>
          <w:b/>
          <w:bCs/>
          <w:lang w:val="ru-RU"/>
        </w:rPr>
        <w:t>БП ПРОФ (23 000 ₽)</w:t>
      </w:r>
      <w:r w:rsidRPr="009509CE">
        <w:rPr>
          <w:lang w:val="ru-RU"/>
        </w:rPr>
        <w:t xml:space="preserve"> + </w:t>
      </w:r>
      <w:r w:rsidRPr="009509CE">
        <w:rPr>
          <w:b/>
          <w:bCs/>
          <w:lang w:val="ru-RU"/>
        </w:rPr>
        <w:t xml:space="preserve">КП ПРОФ 6 </w:t>
      </w:r>
      <w:proofErr w:type="spellStart"/>
      <w:r w:rsidRPr="009509CE">
        <w:rPr>
          <w:b/>
          <w:bCs/>
          <w:lang w:val="ru-RU"/>
        </w:rPr>
        <w:t>мес</w:t>
      </w:r>
      <w:proofErr w:type="spellEnd"/>
      <w:r w:rsidRPr="009509CE">
        <w:rPr>
          <w:b/>
          <w:bCs/>
          <w:lang w:val="ru-RU"/>
        </w:rPr>
        <w:t xml:space="preserve"> (36 307 ₽)</w:t>
      </w:r>
      <w:r w:rsidRPr="009509CE">
        <w:rPr>
          <w:lang w:val="ru-RU"/>
        </w:rPr>
        <w:t xml:space="preserve"> + 4 ч консультаций на перенос (14 640 ₽). Старт работ сразу.</w:t>
      </w:r>
      <w:commentRangeEnd w:id="40"/>
      <w:r w:rsidR="005C7B06">
        <w:rPr>
          <w:rStyle w:val="aff"/>
        </w:rPr>
        <w:commentReference w:id="40"/>
      </w:r>
    </w:p>
    <w:p w14:paraId="5324FE0F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«Сейчас некогда. После 25-го подумаем.»</w:t>
      </w:r>
    </w:p>
    <w:p w14:paraId="4D336189" w14:textId="2643019E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>- В продукт</w:t>
      </w:r>
      <w:del w:id="41" w:author="Дворяк Александра" w:date="2026-09-18T13:51:00Z">
        <w:r w:rsidRPr="009509CE" w:rsidDel="008E6E13">
          <w:rPr>
            <w:lang w:val="ru-RU"/>
          </w:rPr>
          <w:delText>ив</w:delText>
        </w:r>
      </w:del>
      <w:r w:rsidRPr="009509CE">
        <w:rPr>
          <w:lang w:val="ru-RU"/>
        </w:rPr>
        <w:t xml:space="preserve"> до сдачи </w:t>
      </w:r>
      <w:r w:rsidRPr="009509CE">
        <w:rPr>
          <w:b/>
          <w:bCs/>
          <w:lang w:val="ru-RU"/>
        </w:rPr>
        <w:t>не лезем</w:t>
      </w:r>
      <w:r w:rsidRPr="009509CE">
        <w:rPr>
          <w:lang w:val="ru-RU"/>
        </w:rPr>
        <w:t>.</w:t>
      </w:r>
      <w:r w:rsidRPr="009509CE">
        <w:rPr>
          <w:lang w:val="ru-RU"/>
        </w:rPr>
        <w:br/>
        <w:t>- Сейчас можно: договор, опл</w:t>
      </w:r>
      <w:r w:rsidRPr="009509CE">
        <w:rPr>
          <w:lang w:val="ru-RU"/>
        </w:rPr>
        <w:t>ата ПРОФ+КП</w:t>
      </w:r>
      <w:ins w:id="42" w:author="Дворяк Александра" w:date="2026-09-18T16:52:00Z">
        <w:r w:rsidR="005C7B06">
          <w:rPr>
            <w:lang w:val="ru-RU"/>
          </w:rPr>
          <w:t xml:space="preserve"> и уже на этапе этой сдачи отчетности, мы сможем отвечать на ваши вопрос</w:t>
        </w:r>
      </w:ins>
      <w:ins w:id="43" w:author="Дворяк Александра" w:date="2026-09-18T16:53:00Z">
        <w:r w:rsidR="005C7B06">
          <w:rPr>
            <w:lang w:val="ru-RU"/>
          </w:rPr>
          <w:t xml:space="preserve">ы. </w:t>
        </w:r>
      </w:ins>
      <w:del w:id="44" w:author="Дворяк Александра" w:date="2026-09-18T16:52:00Z">
        <w:r w:rsidRPr="009509CE" w:rsidDel="005C7B06">
          <w:rPr>
            <w:lang w:val="ru-RU"/>
          </w:rPr>
          <w:delText xml:space="preserve">, </w:delText>
        </w:r>
      </w:del>
      <w:ins w:id="45" w:author="Дворяк Александра" w:date="2026-09-18T16:52:00Z">
        <w:r w:rsidR="005C7B06">
          <w:rPr>
            <w:lang w:val="ru-RU"/>
          </w:rPr>
          <w:t>Далее подготовим</w:t>
        </w:r>
      </w:ins>
      <w:ins w:id="46" w:author="Дворяк Александра" w:date="2026-09-18T16:53:00Z">
        <w:r w:rsidR="005C7B06">
          <w:rPr>
            <w:lang w:val="ru-RU"/>
          </w:rPr>
          <w:t xml:space="preserve"> </w:t>
        </w:r>
      </w:ins>
      <w:r w:rsidRPr="009509CE">
        <w:rPr>
          <w:lang w:val="ru-RU"/>
        </w:rPr>
        <w:t>чек-лист переноса</w:t>
      </w:r>
      <w:del w:id="47" w:author="Дворяк Александра" w:date="2026-09-18T16:53:00Z">
        <w:r w:rsidRPr="009509CE" w:rsidDel="005C7B06">
          <w:rPr>
            <w:lang w:val="ru-RU"/>
          </w:rPr>
          <w:delText xml:space="preserve">, </w:delText>
        </w:r>
        <w:r w:rsidRPr="009509CE" w:rsidDel="005C7B06">
          <w:rPr>
            <w:lang w:val="ru-RU"/>
          </w:rPr>
          <w:delText>1–2 часа консультаций на аудит Базовой (ограничение 1 пользователя — причина апгрейда).</w:delText>
        </w:r>
      </w:del>
      <w:r w:rsidRPr="009509CE">
        <w:rPr>
          <w:lang w:val="ru-RU"/>
        </w:rPr>
        <w:br/>
        <w:t>- Плюс ПРОФ для их боли: второй пользователь к следующему периоду, единые правила, КП ПРОФ — актуальные формы и линия без форумов.</w:t>
      </w:r>
      <w:ins w:id="48" w:author="Дворяк Александра" w:date="2026-09-18T16:53:00Z">
        <w:r w:rsidR="005C7B06">
          <w:rPr>
            <w:lang w:val="ru-RU"/>
          </w:rPr>
          <w:t xml:space="preserve"> А на ИС ИТС для него есть все обучающие материалы.</w:t>
        </w:r>
      </w:ins>
      <w:r w:rsidRPr="009509CE">
        <w:rPr>
          <w:lang w:val="ru-RU"/>
        </w:rPr>
        <w:br/>
        <w:t>- Баз</w:t>
      </w:r>
      <w:r w:rsidRPr="009509CE">
        <w:rPr>
          <w:lang w:val="ru-RU"/>
        </w:rPr>
        <w:t>овая хороша для «один бухгалтер / одно юрлицо», но помощник + рост = потолок Базовой.</w:t>
      </w:r>
    </w:p>
    <w:p w14:paraId="4731A7AD" w14:textId="77777777" w:rsidR="00D223BB" w:rsidRPr="009509CE" w:rsidRDefault="00A404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</w:r>
      <w:r w:rsidRPr="009509CE">
        <w:rPr>
          <w:rFonts w:ascii="Cambria" w:eastAsia="Cambria" w:hAnsi="Cambria" w:cs="Cambria"/>
          <w:color w:val="000000"/>
          <w:lang w:val="ru-RU"/>
        </w:rPr>
        <w:t>Договор подписываем сегодня, а дату старта работ назначаем после отчётности; предоплата за лицензии и комплект поддержки (1С:КП)</w:t>
      </w:r>
      <w:r w:rsidRPr="009509CE">
        <w:rPr>
          <w:lang w:val="ru-RU"/>
        </w:rPr>
        <w:t>.</w:t>
      </w:r>
    </w:p>
    <w:p w14:paraId="56FA68B2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Дав</w:t>
      </w:r>
      <w:r w:rsidRPr="009509CE">
        <w:rPr>
          <w:lang w:val="ru-RU"/>
        </w:rPr>
        <w:t>ление «акция сгорит».</w:t>
      </w:r>
      <w:r w:rsidRPr="009509CE">
        <w:rPr>
          <w:lang w:val="ru-RU"/>
        </w:rPr>
        <w:br/>
        <w:t>- Внедрение в боевую базу до сдачи.</w:t>
      </w:r>
      <w:r w:rsidRPr="009509CE">
        <w:rPr>
          <w:lang w:val="ru-RU"/>
        </w:rPr>
        <w:br/>
        <w:t>- Уход без конкретной даты.</w:t>
      </w:r>
    </w:p>
    <w:p w14:paraId="5F8F4E20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1A73AF07" wp14:editId="630E63BA">
                <wp:extent cx="0" cy="19050"/>
                <wp:effectExtent l="0" t="0" r="0" b="0"/>
                <wp:docPr id="6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17B51D2F" w14:textId="77777777" w:rsidR="00D223BB" w:rsidRPr="009509CE" w:rsidRDefault="00A40459">
      <w:pPr>
        <w:pStyle w:val="3"/>
        <w:rPr>
          <w:lang w:val="ru-RU"/>
        </w:rPr>
      </w:pPr>
      <w:bookmarkStart w:id="49" w:name="баллов-надо-обсудить-с-партнёром"/>
      <w:bookmarkEnd w:id="39"/>
      <w:r w:rsidRPr="009509CE">
        <w:rPr>
          <w:lang w:val="ru-RU"/>
        </w:rPr>
        <w:t>70 баллов — «Надо обсудить с партнёром»</w:t>
      </w:r>
    </w:p>
    <w:p w14:paraId="1A2D5BB5" w14:textId="5A7650B8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 xml:space="preserve">Два партнёра, 2 магазина фермерских продуктов. Кассы </w:t>
      </w:r>
      <w:commentRangeStart w:id="50"/>
      <w:r w:rsidRPr="009509CE">
        <w:rPr>
          <w:lang w:val="ru-RU"/>
        </w:rPr>
        <w:t>разрозненные</w:t>
      </w:r>
      <w:commentRangeEnd w:id="50"/>
      <w:r w:rsidR="005C7B06">
        <w:rPr>
          <w:rStyle w:val="aff"/>
        </w:rPr>
        <w:commentReference w:id="50"/>
      </w:r>
      <w:r w:rsidRPr="009509CE">
        <w:rPr>
          <w:lang w:val="ru-RU"/>
        </w:rPr>
        <w:t>.</w:t>
      </w:r>
      <w:ins w:id="51" w:author="Дворяк Александра" w:date="2026-09-18T16:59:00Z">
        <w:r w:rsidR="005C7B06">
          <w:rPr>
            <w:lang w:val="ru-RU"/>
          </w:rPr>
          <w:t xml:space="preserve"> 1С в магазинах нет.</w:t>
        </w:r>
      </w:ins>
    </w:p>
    <w:p w14:paraId="5923FB1B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</w:r>
      <w:r w:rsidRPr="009509CE">
        <w:rPr>
          <w:lang w:val="ru-RU"/>
        </w:rPr>
        <w:t>Разные прайсы, инвентаризация 3–4 часа на точку, нет единых остатков.</w:t>
      </w:r>
    </w:p>
    <w:p w14:paraId="5465182B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Партнёр А (закупки) на встрече. Партнёр Б (финансы) — ЛПР, в мессенджере.</w:t>
      </w:r>
    </w:p>
    <w:p w14:paraId="455D0FE6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>1С:Розница ПРОФ (23 000 ₽)</w:t>
      </w:r>
      <w:r w:rsidRPr="009509CE">
        <w:rPr>
          <w:lang w:val="ru-RU"/>
        </w:rPr>
        <w:t xml:space="preserve"> + </w:t>
      </w:r>
      <w:r w:rsidRPr="009509CE">
        <w:rPr>
          <w:b/>
          <w:bCs/>
          <w:lang w:val="ru-RU"/>
        </w:rPr>
        <w:t>КП ПРОФ 12 (68 400 ₽)</w:t>
      </w:r>
      <w:r w:rsidRPr="009509CE">
        <w:rPr>
          <w:lang w:val="ru-RU"/>
        </w:rPr>
        <w:t xml:space="preserve"> + настройка 12 </w:t>
      </w:r>
      <w:r w:rsidRPr="009509CE">
        <w:rPr>
          <w:lang w:val="ru-RU"/>
        </w:rPr>
        <w:t>ч (</w:t>
      </w:r>
      <w:r w:rsidRPr="009509CE">
        <w:rPr>
          <w:b/>
          <w:bCs/>
          <w:lang w:val="ru-RU"/>
        </w:rPr>
        <w:t>36 000 ₽</w:t>
      </w:r>
      <w:r w:rsidRPr="009509CE">
        <w:rPr>
          <w:lang w:val="ru-RU"/>
        </w:rPr>
        <w:t>)</w:t>
      </w:r>
      <w:r w:rsidRPr="009509CE">
        <w:rPr>
          <w:lang w:val="ru-RU"/>
        </w:rPr>
        <w:br/>
      </w:r>
      <w:r w:rsidRPr="009509CE">
        <w:rPr>
          <w:i/>
          <w:iCs/>
          <w:lang w:val="ru-RU"/>
        </w:rPr>
        <w:t>или</w:t>
      </w:r>
      <w:r w:rsidRPr="009509CE">
        <w:rPr>
          <w:lang w:val="ru-RU"/>
        </w:rPr>
        <w:t xml:space="preserve"> </w:t>
      </w:r>
      <w:r w:rsidRPr="009509CE">
        <w:rPr>
          <w:b/>
          <w:bCs/>
          <w:lang w:val="ru-RU"/>
        </w:rPr>
        <w:t xml:space="preserve">Фреш Розница 12 </w:t>
      </w:r>
      <w:proofErr w:type="spellStart"/>
      <w:r w:rsidRPr="009509CE">
        <w:rPr>
          <w:b/>
          <w:bCs/>
          <w:lang w:val="ru-RU"/>
        </w:rPr>
        <w:t>мес</w:t>
      </w:r>
      <w:proofErr w:type="spellEnd"/>
      <w:r w:rsidRPr="009509CE">
        <w:rPr>
          <w:b/>
          <w:bCs/>
          <w:lang w:val="ru-RU"/>
        </w:rPr>
        <w:t xml:space="preserve"> (18 100 ₽)</w:t>
      </w:r>
      <w:r w:rsidRPr="009509CE">
        <w:rPr>
          <w:lang w:val="ru-RU"/>
        </w:rPr>
        <w:t xml:space="preserve"> + те же работы (если хотят облако без локального</w:t>
      </w:r>
      <w:del w:id="52" w:author="Дворяк Александра" w:date="2026-09-18T16:57:00Z">
        <w:r w:rsidRPr="009509CE" w:rsidDel="005C7B06">
          <w:rPr>
            <w:lang w:val="ru-RU"/>
          </w:rPr>
          <w:delText xml:space="preserve"> КП</w:delText>
        </w:r>
      </w:del>
      <w:r w:rsidRPr="009509CE">
        <w:rPr>
          <w:lang w:val="ru-RU"/>
        </w:rPr>
        <w:t>).</w:t>
      </w:r>
    </w:p>
    <w:p w14:paraId="1E37C213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lastRenderedPageBreak/>
        <w:t>5. Возражение</w:t>
      </w:r>
      <w:r w:rsidRPr="009509CE">
        <w:rPr>
          <w:lang w:val="ru-RU"/>
        </w:rPr>
        <w:br/>
        <w:t>«Нам надо подумать и обсудить с партнёром. Напишем.»</w:t>
      </w:r>
    </w:p>
    <w:p w14:paraId="6BB4310A" w14:textId="77777777" w:rsidR="005C7B06" w:rsidRDefault="00A40459">
      <w:pPr>
        <w:pStyle w:val="a0"/>
        <w:rPr>
          <w:ins w:id="53" w:author="Дворяк Александра" w:date="2026-09-18T16:58:00Z"/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</w:r>
      <w:moveToRangeStart w:id="54" w:author="Дворяк Александра" w:date="2026-09-18T16:58:00Z" w:name="move240643105"/>
      <w:moveTo w:id="55" w:author="Дворяк Александра" w:date="2026-09-18T16:58:00Z">
        <w:r w:rsidR="005C7B06" w:rsidRPr="009509CE">
          <w:rPr>
            <w:lang w:val="ru-RU"/>
          </w:rPr>
          <w:t xml:space="preserve">- 15 минут </w:t>
        </w:r>
        <w:proofErr w:type="spellStart"/>
        <w:r w:rsidR="005C7B06" w:rsidRPr="009509CE">
          <w:rPr>
            <w:lang w:val="ru-RU"/>
          </w:rPr>
          <w:t>созвон</w:t>
        </w:r>
        <w:proofErr w:type="spellEnd"/>
        <w:r w:rsidR="005C7B06" w:rsidRPr="009509CE">
          <w:rPr>
            <w:lang w:val="ru-RU"/>
          </w:rPr>
          <w:t xml:space="preserve"> втроём.</w:t>
        </w:r>
      </w:moveTo>
      <w:moveToRangeEnd w:id="54"/>
    </w:p>
    <w:p w14:paraId="6DEE2C0B" w14:textId="77777777" w:rsidR="005C7B06" w:rsidRDefault="005C7B06">
      <w:pPr>
        <w:pStyle w:val="a0"/>
        <w:rPr>
          <w:ins w:id="56" w:author="Дворяк Александра" w:date="2026-09-18T16:58:00Z"/>
          <w:lang w:val="ru-RU"/>
        </w:rPr>
      </w:pPr>
      <w:moveToRangeStart w:id="57" w:author="Дворяк Александра" w:date="2026-09-18T16:58:00Z" w:name="move240643128"/>
      <w:moveTo w:id="58" w:author="Дворяк Александра" w:date="2026-09-18T16:58:00Z">
        <w:r w:rsidRPr="009509CE">
          <w:rPr>
            <w:lang w:val="ru-RU"/>
          </w:rPr>
          <w:t xml:space="preserve">- Даём 1 стр. для партнёра Б: боль инвентаризации → ПРОФ </w:t>
        </w:r>
        <w:r>
          <w:t>vs</w:t>
        </w:r>
        <w:r w:rsidRPr="009509CE">
          <w:rPr>
            <w:lang w:val="ru-RU"/>
          </w:rPr>
          <w:t xml:space="preserve"> Базовая (почему Базовая не закроет 2 точки с персоналом) → сумма → пилот на 1 магазин.</w:t>
        </w:r>
      </w:moveTo>
      <w:moveToRangeEnd w:id="57"/>
    </w:p>
    <w:p w14:paraId="5C1D0C5F" w14:textId="4E58C99C" w:rsidR="00D223BB" w:rsidRPr="009509CE" w:rsidRDefault="00A40459">
      <w:pPr>
        <w:pStyle w:val="a0"/>
        <w:rPr>
          <w:lang w:val="ru-RU"/>
        </w:rPr>
      </w:pPr>
      <w:r w:rsidRPr="009509CE">
        <w:rPr>
          <w:lang w:val="ru-RU"/>
        </w:rPr>
        <w:t xml:space="preserve">- Плюсы </w:t>
      </w:r>
      <w:r w:rsidRPr="009509CE">
        <w:rPr>
          <w:b/>
          <w:bCs/>
          <w:lang w:val="ru-RU"/>
        </w:rPr>
        <w:t>Розницы ПРОФ</w:t>
      </w:r>
      <w:r w:rsidRPr="009509CE">
        <w:rPr>
          <w:lang w:val="ru-RU"/>
        </w:rPr>
        <w:t xml:space="preserve">: несколько магазинов в одной логике, </w:t>
      </w:r>
      <w:del w:id="59" w:author="Дворяк Александра" w:date="2026-09-18T16:59:00Z">
        <w:r w:rsidRPr="009509CE" w:rsidDel="005C7B06">
          <w:rPr>
            <w:lang w:val="ru-RU"/>
          </w:rPr>
          <w:delText xml:space="preserve">много </w:delText>
        </w:r>
      </w:del>
      <w:ins w:id="60" w:author="Дворяк Александра" w:date="2026-09-18T16:59:00Z">
        <w:r w:rsidR="005C7B06">
          <w:rPr>
            <w:lang w:val="ru-RU"/>
          </w:rPr>
          <w:t>несколько</w:t>
        </w:r>
        <w:r w:rsidR="005C7B06" w:rsidRPr="009509CE">
          <w:rPr>
            <w:lang w:val="ru-RU"/>
          </w:rPr>
          <w:t xml:space="preserve"> </w:t>
        </w:r>
      </w:ins>
      <w:r w:rsidRPr="009509CE">
        <w:rPr>
          <w:lang w:val="ru-RU"/>
        </w:rPr>
        <w:t>по</w:t>
      </w:r>
      <w:r w:rsidRPr="009509CE">
        <w:rPr>
          <w:lang w:val="ru-RU"/>
        </w:rPr>
        <w:t>льзователей, РИБ/сеть, акции и аналитика — против Базовой (1 магазин / 1 пользователь / без распределённых баз).</w:t>
      </w:r>
      <w:r w:rsidRPr="009509CE">
        <w:rPr>
          <w:lang w:val="ru-RU"/>
        </w:rPr>
        <w:br/>
        <w:t xml:space="preserve">- КП ПРОФ: обновления </w:t>
      </w:r>
      <w:del w:id="61" w:author="Дворяк Александра" w:date="2026-09-18T17:00:00Z">
        <w:r w:rsidRPr="009509CE" w:rsidDel="005C7B06">
          <w:rPr>
            <w:lang w:val="ru-RU"/>
          </w:rPr>
          <w:delText>кассового контура</w:delText>
        </w:r>
      </w:del>
      <w:ins w:id="62" w:author="Дворяк Александра" w:date="2026-09-18T17:00:00Z">
        <w:r w:rsidR="005C7B06">
          <w:rPr>
            <w:lang w:val="ru-RU"/>
          </w:rPr>
          <w:t>касс</w:t>
        </w:r>
      </w:ins>
      <w:r w:rsidRPr="009509CE">
        <w:rPr>
          <w:lang w:val="ru-RU"/>
        </w:rPr>
        <w:t>, консультации, сервисы.</w:t>
      </w:r>
      <w:r w:rsidRPr="009509CE">
        <w:rPr>
          <w:lang w:val="ru-RU"/>
        </w:rPr>
        <w:br/>
      </w:r>
      <w:moveFromRangeStart w:id="63" w:author="Дворяк Александра" w:date="2026-09-18T16:58:00Z" w:name="move240643128"/>
      <w:moveFrom w:id="64" w:author="Дворяк Александра" w:date="2026-09-18T16:58:00Z">
        <w:r w:rsidRPr="009509CE" w:rsidDel="005C7B06">
          <w:rPr>
            <w:lang w:val="ru-RU"/>
          </w:rPr>
          <w:t xml:space="preserve">- Даём 1 стр. для партнёра Б: боль инвентаризации → ПРОФ </w:t>
        </w:r>
        <w:r w:rsidDel="005C7B06">
          <w:t>vs</w:t>
        </w:r>
        <w:r w:rsidRPr="009509CE" w:rsidDel="005C7B06">
          <w:rPr>
            <w:lang w:val="ru-RU"/>
          </w:rPr>
          <w:t xml:space="preserve"> Базовая (почему Баз</w:t>
        </w:r>
        <w:r w:rsidRPr="009509CE" w:rsidDel="005C7B06">
          <w:rPr>
            <w:lang w:val="ru-RU"/>
          </w:rPr>
          <w:t>овая не закроет 2 точки с персоналом) → сумма → пилот на 1 магазин.</w:t>
        </w:r>
      </w:moveFrom>
      <w:moveFromRangeEnd w:id="63"/>
      <w:r w:rsidRPr="009509CE">
        <w:rPr>
          <w:lang w:val="ru-RU"/>
        </w:rPr>
        <w:br/>
      </w:r>
      <w:moveFromRangeStart w:id="65" w:author="Дворяк Александра" w:date="2026-09-18T16:58:00Z" w:name="move240643105"/>
      <w:moveFrom w:id="66" w:author="Дворяк Александра" w:date="2026-09-18T16:58:00Z">
        <w:r w:rsidRPr="009509CE" w:rsidDel="005C7B06">
          <w:rPr>
            <w:lang w:val="ru-RU"/>
          </w:rPr>
          <w:t>- 15 минут созвон втроём.</w:t>
        </w:r>
      </w:moveFrom>
      <w:moveFromRangeEnd w:id="65"/>
    </w:p>
    <w:p w14:paraId="61707E90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</w:r>
      <w:proofErr w:type="spellStart"/>
      <w:r w:rsidRPr="009509CE">
        <w:rPr>
          <w:lang w:val="ru-RU"/>
        </w:rPr>
        <w:t>Созвон</w:t>
      </w:r>
      <w:proofErr w:type="spellEnd"/>
      <w:r w:rsidRPr="009509CE">
        <w:rPr>
          <w:lang w:val="ru-RU"/>
        </w:rPr>
        <w:t xml:space="preserve"> с обоими партнёрами на этой неделе + КП с пилотом 1 точки.</w:t>
      </w:r>
    </w:p>
    <w:p w14:paraId="33B4434A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«Ваш партнёр не разбирается».</w:t>
      </w:r>
      <w:r w:rsidRPr="009509CE">
        <w:rPr>
          <w:lang w:val="ru-RU"/>
        </w:rPr>
        <w:br/>
        <w:t>- «Решите сегодня».</w:t>
      </w:r>
      <w:r w:rsidRPr="009509CE">
        <w:rPr>
          <w:lang w:val="ru-RU"/>
        </w:rPr>
        <w:br/>
        <w:t>- Длинное</w:t>
      </w:r>
      <w:r w:rsidRPr="009509CE">
        <w:rPr>
          <w:lang w:val="ru-RU"/>
        </w:rPr>
        <w:t xml:space="preserve"> КП без </w:t>
      </w:r>
      <w:proofErr w:type="spellStart"/>
      <w:r w:rsidRPr="009509CE">
        <w:rPr>
          <w:lang w:val="ru-RU"/>
        </w:rPr>
        <w:t>созвона</w:t>
      </w:r>
      <w:proofErr w:type="spellEnd"/>
      <w:r w:rsidRPr="009509CE">
        <w:rPr>
          <w:lang w:val="ru-RU"/>
        </w:rPr>
        <w:t>.</w:t>
      </w:r>
    </w:p>
    <w:p w14:paraId="258633B8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3A14BBA6" wp14:editId="486FAA6B">
                <wp:extent cx="0" cy="19050"/>
                <wp:effectExtent l="0" t="0" r="0" b="0"/>
                <wp:docPr id="7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287AD869" w14:textId="77777777" w:rsidR="00D223BB" w:rsidRPr="009509CE" w:rsidRDefault="00A40459">
      <w:pPr>
        <w:pStyle w:val="3"/>
        <w:rPr>
          <w:lang w:val="ru-RU"/>
        </w:rPr>
      </w:pPr>
      <w:bookmarkStart w:id="67" w:name="баллов-после-сезона"/>
      <w:bookmarkEnd w:id="49"/>
      <w:r w:rsidRPr="009509CE">
        <w:rPr>
          <w:lang w:val="ru-RU"/>
        </w:rPr>
        <w:t>100 баллов — «После сезона»</w:t>
      </w:r>
    </w:p>
    <w:p w14:paraId="0BCD0153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>Опт сезонного товара, пик осень–зима, 4 менеджера продаж.</w:t>
      </w:r>
    </w:p>
    <w:p w14:paraId="52B88413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  <w:t>В сезон резервы в чатах, срывы отгрузок. Вне сезона «терпимо» — решение откладывают.</w:t>
      </w:r>
    </w:p>
    <w:p w14:paraId="0BAFAC37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</w:t>
      </w:r>
      <w:r w:rsidRPr="009509CE">
        <w:rPr>
          <w:b/>
          <w:bCs/>
          <w:lang w:val="ru-RU"/>
        </w:rPr>
        <w:t>ересы</w:t>
      </w:r>
      <w:r w:rsidRPr="009509CE">
        <w:rPr>
          <w:lang w:val="ru-RU"/>
        </w:rPr>
        <w:br/>
        <w:t>РОП (ЛВР). Директор (ЛПР): «после сезона».</w:t>
      </w:r>
    </w:p>
    <w:p w14:paraId="6D6E6F41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>1С:УТ ПРОФ (39 700 ₽)</w:t>
      </w:r>
      <w:r w:rsidRPr="009509CE">
        <w:rPr>
          <w:lang w:val="ru-RU"/>
        </w:rPr>
        <w:t xml:space="preserve"> + </w:t>
      </w:r>
      <w:r w:rsidRPr="009509CE">
        <w:rPr>
          <w:b/>
          <w:bCs/>
          <w:lang w:val="ru-RU"/>
        </w:rPr>
        <w:t>КП ПРОФ 12 (68 400 ₽)</w:t>
      </w:r>
      <w:r w:rsidRPr="009509CE">
        <w:rPr>
          <w:lang w:val="ru-RU"/>
        </w:rPr>
        <w:t xml:space="preserve"> + внедрение 30 ч до следующего пика.</w:t>
      </w:r>
    </w:p>
    <w:p w14:paraId="40AEF012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«Сейчас сезон, некогда. После Нового года вернёмся.»</w:t>
      </w:r>
    </w:p>
    <w:p w14:paraId="123CCC44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>- Тяжёлый запуск в пик — риск, согласны.</w:t>
      </w:r>
      <w:r w:rsidRPr="009509CE">
        <w:rPr>
          <w:lang w:val="ru-RU"/>
        </w:rPr>
        <w:br/>
        <w:t xml:space="preserve">- Сейчас: поставка УТ ПРОФ + КП, проектирование НСИ, обучение 2 пользователей на копии (8–10 ч). </w:t>
      </w:r>
      <w:proofErr w:type="spellStart"/>
      <w:r w:rsidRPr="009509CE">
        <w:rPr>
          <w:lang w:val="ru-RU"/>
        </w:rPr>
        <w:t>Продуктив</w:t>
      </w:r>
      <w:proofErr w:type="spellEnd"/>
      <w:r w:rsidRPr="009509CE">
        <w:rPr>
          <w:lang w:val="ru-RU"/>
        </w:rPr>
        <w:t xml:space="preserve"> — с фиксированной даты (напр. 15 января).</w:t>
      </w:r>
      <w:r w:rsidRPr="009509CE">
        <w:rPr>
          <w:lang w:val="ru-RU"/>
        </w:rPr>
        <w:br/>
        <w:t>- Плюсы УТ ПРОФ: единые заказы/склад/</w:t>
      </w:r>
      <w:proofErr w:type="spellStart"/>
      <w:r w:rsidRPr="009509CE">
        <w:rPr>
          <w:lang w:val="ru-RU"/>
        </w:rPr>
        <w:t>взаимки</w:t>
      </w:r>
      <w:proofErr w:type="spellEnd"/>
      <w:r w:rsidRPr="009509CE">
        <w:rPr>
          <w:lang w:val="ru-RU"/>
        </w:rPr>
        <w:t>,</w:t>
      </w:r>
      <w:r w:rsidRPr="009509CE">
        <w:rPr>
          <w:lang w:val="ru-RU"/>
        </w:rPr>
        <w:t xml:space="preserve"> многопользовательский режим, </w:t>
      </w:r>
      <w:r>
        <w:t>CRM</w:t>
      </w:r>
      <w:r w:rsidRPr="009509CE">
        <w:rPr>
          <w:lang w:val="ru-RU"/>
        </w:rPr>
        <w:t xml:space="preserve"> — то, чего не даст «потерпеть до следующего сезона» на таблицах.</w:t>
      </w:r>
      <w:r w:rsidRPr="009509CE">
        <w:rPr>
          <w:lang w:val="ru-RU"/>
        </w:rPr>
        <w:br/>
        <w:t>- КП ПРОФ нужен, чтобы к сезону контур был на актуальных релизах.</w:t>
      </w:r>
    </w:p>
    <w:p w14:paraId="41750B7E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lastRenderedPageBreak/>
        <w:t>7. Целевой шаг</w:t>
      </w:r>
      <w:r w:rsidRPr="009509CE">
        <w:rPr>
          <w:lang w:val="ru-RU"/>
        </w:rPr>
        <w:br/>
        <w:t xml:space="preserve">Договор с двумя этапами и датами; оплата </w:t>
      </w:r>
      <w:proofErr w:type="spellStart"/>
      <w:r w:rsidRPr="009509CE">
        <w:rPr>
          <w:lang w:val="ru-RU"/>
        </w:rPr>
        <w:t>лицензии+КП+проектирования</w:t>
      </w:r>
      <w:proofErr w:type="spellEnd"/>
      <w:r w:rsidRPr="009509CE">
        <w:rPr>
          <w:lang w:val="ru-RU"/>
        </w:rPr>
        <w:t xml:space="preserve"> сейчас.</w:t>
      </w:r>
    </w:p>
    <w:p w14:paraId="4246C2DB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Обвинение «сами виноваты в срывах».</w:t>
      </w:r>
      <w:r w:rsidRPr="009509CE">
        <w:rPr>
          <w:lang w:val="ru-RU"/>
        </w:rPr>
        <w:br/>
        <w:t>- «Напишите в феврале» без обязательств.</w:t>
      </w:r>
      <w:r w:rsidRPr="009509CE">
        <w:rPr>
          <w:lang w:val="ru-RU"/>
        </w:rPr>
        <w:br/>
        <w:t>- Обещание «с нуля за две недели в январе».</w:t>
      </w:r>
    </w:p>
    <w:p w14:paraId="2FAE1C7C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7EE99FE9" wp14:editId="63A8B410">
                <wp:extent cx="0" cy="19050"/>
                <wp:effectExtent l="0" t="0" r="0" b="0"/>
                <wp:docPr id="8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45877B1E" w14:textId="77777777" w:rsidR="00D223BB" w:rsidRPr="009509CE" w:rsidRDefault="00A40459">
      <w:pPr>
        <w:pStyle w:val="3"/>
        <w:rPr>
          <w:lang w:val="ru-RU"/>
        </w:rPr>
      </w:pPr>
      <w:bookmarkStart w:id="68" w:name="баллов-сами-потыкаем-унф-кп-потом"/>
      <w:bookmarkEnd w:id="67"/>
      <w:r w:rsidRPr="009509CE">
        <w:rPr>
          <w:lang w:val="ru-RU"/>
        </w:rPr>
        <w:t xml:space="preserve">150 баллов — «Сами </w:t>
      </w:r>
      <w:proofErr w:type="spellStart"/>
      <w:r w:rsidRPr="009509CE">
        <w:rPr>
          <w:lang w:val="ru-RU"/>
        </w:rPr>
        <w:t>потыкаем</w:t>
      </w:r>
      <w:proofErr w:type="spellEnd"/>
      <w:r w:rsidRPr="009509CE">
        <w:rPr>
          <w:lang w:val="ru-RU"/>
        </w:rPr>
        <w:t xml:space="preserve"> УНФ, КП потом»</w:t>
      </w:r>
    </w:p>
    <w:p w14:paraId="798AFEF8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>Мебель на заказ, салон + цех, 22 сотрудника</w:t>
      </w:r>
      <w:r w:rsidRPr="009509CE">
        <w:rPr>
          <w:lang w:val="ru-RU"/>
        </w:rPr>
        <w:t>. Спецификации в файлах.</w:t>
      </w:r>
    </w:p>
    <w:p w14:paraId="64645E76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  <w:t>В цех уходит неверная комплектация, переделки бьют по марже.</w:t>
      </w:r>
    </w:p>
    <w:p w14:paraId="7988C422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Директор производства (ЛВР). Коммерческий директор (ЛПР).</w:t>
      </w:r>
    </w:p>
    <w:p w14:paraId="0ED94271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>1С:УНФ ПРОФ (30 600 ₽)</w:t>
      </w:r>
      <w:r w:rsidRPr="009509CE">
        <w:rPr>
          <w:lang w:val="ru-RU"/>
        </w:rPr>
        <w:t xml:space="preserve"> + </w:t>
      </w:r>
      <w:r w:rsidRPr="009509CE">
        <w:rPr>
          <w:b/>
          <w:bCs/>
          <w:lang w:val="ru-RU"/>
        </w:rPr>
        <w:t>КП ПРОФ 6 (36 307 ₽)</w:t>
      </w:r>
      <w:r w:rsidRPr="009509CE">
        <w:rPr>
          <w:lang w:val="ru-RU"/>
        </w:rPr>
        <w:t xml:space="preserve"> +</w:t>
      </w:r>
      <w:r w:rsidRPr="009509CE">
        <w:rPr>
          <w:lang w:val="ru-RU"/>
        </w:rPr>
        <w:t xml:space="preserve"> обследование 6 ч + внедрение минимума «заказ → производство → акт».</w:t>
      </w:r>
    </w:p>
    <w:p w14:paraId="3FD6A6B8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«Купим УНФ, сами разберёмся. КП и внедрение — потом, когда поймём.»</w:t>
      </w:r>
    </w:p>
    <w:p w14:paraId="28C6A721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 xml:space="preserve">- Плюсы </w:t>
      </w:r>
      <w:r w:rsidRPr="009509CE">
        <w:rPr>
          <w:b/>
          <w:bCs/>
          <w:lang w:val="ru-RU"/>
        </w:rPr>
        <w:t>УНФ ПРОФ</w:t>
      </w:r>
      <w:r w:rsidRPr="009509CE">
        <w:rPr>
          <w:lang w:val="ru-RU"/>
        </w:rPr>
        <w:t xml:space="preserve">: «всё в одном» для </w:t>
      </w:r>
      <w:proofErr w:type="spellStart"/>
      <w:r w:rsidRPr="009509CE">
        <w:rPr>
          <w:lang w:val="ru-RU"/>
        </w:rPr>
        <w:t>торговли+услуг+лёгкого</w:t>
      </w:r>
      <w:proofErr w:type="spellEnd"/>
      <w:r w:rsidRPr="009509CE">
        <w:rPr>
          <w:lang w:val="ru-RU"/>
        </w:rPr>
        <w:t xml:space="preserve"> производства, </w:t>
      </w:r>
      <w:proofErr w:type="spellStart"/>
      <w:r w:rsidRPr="009509CE">
        <w:rPr>
          <w:lang w:val="ru-RU"/>
        </w:rPr>
        <w:t>ОПиУ</w:t>
      </w:r>
      <w:proofErr w:type="spellEnd"/>
      <w:r w:rsidRPr="009509CE">
        <w:rPr>
          <w:lang w:val="ru-RU"/>
        </w:rPr>
        <w:t xml:space="preserve">/ДДС, </w:t>
      </w:r>
      <w:r>
        <w:t>C</w:t>
      </w:r>
      <w:r>
        <w:t>RM</w:t>
      </w:r>
      <w:r w:rsidRPr="009509CE">
        <w:rPr>
          <w:lang w:val="ru-RU"/>
        </w:rPr>
        <w:t>, несколько пользователей, доработки — в отличие от Базовой (1 пользователь, без доработок, одна организация).</w:t>
      </w:r>
      <w:r w:rsidRPr="009509CE">
        <w:rPr>
          <w:lang w:val="ru-RU"/>
        </w:rPr>
        <w:br/>
        <w:t>- Без обследования «потыкать» = риск, что не настроят заказ-наряды и вернутся в файлы.</w:t>
      </w:r>
      <w:r w:rsidRPr="009509CE">
        <w:rPr>
          <w:lang w:val="ru-RU"/>
        </w:rPr>
        <w:br/>
        <w:t>- КП ПРОФ с первого дня: обновления, консультации по тип</w:t>
      </w:r>
      <w:r w:rsidRPr="009509CE">
        <w:rPr>
          <w:lang w:val="ru-RU"/>
        </w:rPr>
        <w:t>овым сценариям, сервисы — дешевле, чем тушить ошибки после сдачи/отгрузки.</w:t>
      </w:r>
      <w:r w:rsidRPr="009509CE">
        <w:rPr>
          <w:lang w:val="ru-RU"/>
        </w:rPr>
        <w:br/>
        <w:t>- Минимальный пакет: 1С:УНФ ПРОФ + комплект поддержки ПРОФ на 6 месяцев + платное обследование на 6 часов (21 960 ₽). По итогам обследования принимаем совместное решение — продолжае</w:t>
      </w:r>
      <w:r w:rsidRPr="009509CE">
        <w:rPr>
          <w:lang w:val="ru-RU"/>
        </w:rPr>
        <w:t>м работы по доработкам или останавливаемся на этом этапе.</w:t>
      </w:r>
    </w:p>
    <w:p w14:paraId="68065EFF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 xml:space="preserve">Счёт на УНФ ПРОФ + КП 6 + обследование; через 5 </w:t>
      </w:r>
      <w:proofErr w:type="spellStart"/>
      <w:r w:rsidRPr="009509CE">
        <w:rPr>
          <w:lang w:val="ru-RU"/>
        </w:rPr>
        <w:t>р.д</w:t>
      </w:r>
      <w:proofErr w:type="spellEnd"/>
      <w:r w:rsidRPr="009509CE">
        <w:rPr>
          <w:lang w:val="ru-RU"/>
        </w:rPr>
        <w:t>. — защита сметы внедрения.</w:t>
      </w:r>
    </w:p>
    <w:p w14:paraId="57775DD0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«В УНФ из коробки всё под мебель».</w:t>
      </w:r>
      <w:r w:rsidRPr="009509CE">
        <w:rPr>
          <w:lang w:val="ru-RU"/>
        </w:rPr>
        <w:br/>
      </w:r>
      <w:r w:rsidRPr="009509CE">
        <w:rPr>
          <w:lang w:val="ru-RU"/>
        </w:rPr>
        <w:t>- Продажа только коробки без границ этапа.</w:t>
      </w:r>
      <w:r w:rsidRPr="009509CE">
        <w:rPr>
          <w:lang w:val="ru-RU"/>
        </w:rPr>
        <w:br/>
        <w:t>- Навязывание 30 ч доработок до обследования.</w:t>
      </w:r>
    </w:p>
    <w:p w14:paraId="1956D419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5A10C4EB" wp14:editId="505F55EB">
                <wp:extent cx="0" cy="19050"/>
                <wp:effectExtent l="0" t="0" r="0" b="0"/>
                <wp:docPr id="9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33138D43" w14:textId="77777777" w:rsidR="00D223BB" w:rsidRPr="009509CE" w:rsidRDefault="00A40459">
      <w:pPr>
        <w:pStyle w:val="2"/>
        <w:rPr>
          <w:lang w:val="ru-RU"/>
        </w:rPr>
      </w:pPr>
      <w:bookmarkStart w:id="69" w:name="тема-3.-уже-есть-компания-конкурент"/>
      <w:bookmarkEnd w:id="38"/>
      <w:bookmarkEnd w:id="68"/>
      <w:r w:rsidRPr="009509CE">
        <w:rPr>
          <w:lang w:val="ru-RU"/>
        </w:rPr>
        <w:lastRenderedPageBreak/>
        <w:t>Тема 3. Уже есть компания / конкурент</w:t>
      </w:r>
    </w:p>
    <w:p w14:paraId="101F1670" w14:textId="77777777" w:rsidR="00D223BB" w:rsidRPr="009509CE" w:rsidRDefault="00A40459">
      <w:pPr>
        <w:pStyle w:val="3"/>
        <w:rPr>
          <w:lang w:val="ru-RU"/>
        </w:rPr>
      </w:pPr>
      <w:bookmarkStart w:id="70" w:name="баллов-нас-ведёт-другой-партнёр"/>
      <w:r w:rsidRPr="009509CE">
        <w:rPr>
          <w:lang w:val="ru-RU"/>
        </w:rPr>
        <w:t>30 баллов — «Нас ведёт другой партнёр»</w:t>
      </w:r>
    </w:p>
    <w:p w14:paraId="13AC8B06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 xml:space="preserve">Клининговая компания, 15 сотрудников. </w:t>
      </w:r>
      <w:r w:rsidRPr="009509CE">
        <w:rPr>
          <w:b/>
          <w:bCs/>
          <w:lang w:val="ru-RU"/>
        </w:rPr>
        <w:t>БП ПРОФ</w:t>
      </w:r>
      <w:r w:rsidRPr="009509CE">
        <w:rPr>
          <w:lang w:val="ru-RU"/>
        </w:rPr>
        <w:t>, КП неактивен / н</w:t>
      </w:r>
      <w:r w:rsidRPr="009509CE">
        <w:rPr>
          <w:lang w:val="ru-RU"/>
        </w:rPr>
        <w:t>а паузе.</w:t>
      </w:r>
    </w:p>
    <w:p w14:paraId="5D5E31D4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  <w:t>Ответ текущего сопровождения — 1–2 дня. Бухгалтер сдаёт отчётность в стрессе.</w:t>
      </w:r>
    </w:p>
    <w:p w14:paraId="01AA8B41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Главный бухгалтер (ЛВР). Директор (ЛПР по цене).</w:t>
      </w:r>
    </w:p>
    <w:p w14:paraId="06ACEC0C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 xml:space="preserve">КП ПРОФ 12 </w:t>
      </w:r>
      <w:proofErr w:type="spellStart"/>
      <w:r w:rsidRPr="009509CE">
        <w:rPr>
          <w:b/>
          <w:bCs/>
          <w:lang w:val="ru-RU"/>
        </w:rPr>
        <w:t>мес</w:t>
      </w:r>
      <w:proofErr w:type="spellEnd"/>
      <w:r w:rsidRPr="009509CE">
        <w:rPr>
          <w:b/>
          <w:bCs/>
          <w:lang w:val="ru-RU"/>
        </w:rPr>
        <w:t xml:space="preserve"> (68 400 ₽)</w:t>
      </w:r>
      <w:r w:rsidRPr="009509CE">
        <w:rPr>
          <w:lang w:val="ru-RU"/>
        </w:rPr>
        <w:t xml:space="preserve"> у нас + 6 ч аудита базы (21 9</w:t>
      </w:r>
      <w:r w:rsidRPr="009509CE">
        <w:rPr>
          <w:lang w:val="ru-RU"/>
        </w:rPr>
        <w:t>60 ₽).</w:t>
      </w:r>
    </w:p>
    <w:p w14:paraId="32E83B04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«У нас уже есть франчайзи. Зачем менять? Они и КП продлят.»</w:t>
      </w:r>
    </w:p>
    <w:p w14:paraId="122CCAD5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>Менять подрядчика только ради смены — не нужно. Давайте сравним условия поддержки и содержание комплекта поддержки ПРОФ:</w:t>
      </w:r>
    </w:p>
    <w:p w14:paraId="5B6E156C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lang w:val="ru-RU"/>
        </w:rPr>
        <w:t>как быстро отвечают на заявки;</w:t>
      </w:r>
    </w:p>
    <w:p w14:paraId="2938AFBB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lang w:val="ru-RU"/>
        </w:rPr>
        <w:t>кт</w:t>
      </w:r>
      <w:r w:rsidRPr="009509CE">
        <w:rPr>
          <w:lang w:val="ru-RU"/>
        </w:rPr>
        <w:t>о именно выполняет обновления;</w:t>
      </w:r>
    </w:p>
    <w:p w14:paraId="7EBA72D8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lang w:val="ru-RU"/>
        </w:rPr>
        <w:t>что входит в поддержку: отчётность, работа с контрагентами, электронный документооборот (ЭДО);</w:t>
      </w:r>
    </w:p>
    <w:p w14:paraId="51D4C779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lang w:val="ru-RU"/>
        </w:rPr>
        <w:t>как фиксируются и контролируются задачи.</w:t>
      </w:r>
    </w:p>
    <w:p w14:paraId="6AF5424C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lang w:val="ru-RU"/>
        </w:rPr>
        <w:t>Плюс: возможности продукта «Бухгалтерия ПРОФ» раскрываются полностью только при живом сопровождении. Без него актуальные формы отчётности и сервисы портала и тарифа не работают в полную силу.</w:t>
      </w:r>
    </w:p>
    <w:p w14:paraId="5DFD598A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lang w:val="ru-RU"/>
        </w:rPr>
        <w:t xml:space="preserve">Предлагаем пилот: 3 часа аудита базы (10 980 ₽). По результатам </w:t>
      </w:r>
      <w:r w:rsidRPr="009509CE">
        <w:rPr>
          <w:lang w:val="ru-RU"/>
        </w:rPr>
        <w:t>аудита вы принимаете решение — где продлевать комплект поддержки.</w:t>
      </w:r>
    </w:p>
    <w:p w14:paraId="5B60EDC1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>Пилот 3 ч + критерии выбора партнёра на продление КП ПРОФ.</w:t>
      </w:r>
    </w:p>
    <w:p w14:paraId="308DF129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Охаивание текущего партнёра.</w:t>
      </w:r>
      <w:r w:rsidRPr="009509CE">
        <w:rPr>
          <w:lang w:val="ru-RU"/>
        </w:rPr>
        <w:br/>
        <w:t>- Демпинг «мы официальнее».</w:t>
      </w:r>
      <w:r w:rsidRPr="009509CE">
        <w:rPr>
          <w:lang w:val="ru-RU"/>
        </w:rPr>
        <w:br/>
        <w:t>- Скидка КП без сервиса.</w:t>
      </w:r>
    </w:p>
    <w:p w14:paraId="506988E3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746FFD72" wp14:editId="075AFFE5">
                <wp:extent cx="0" cy="19050"/>
                <wp:effectExtent l="0" t="0" r="0" b="0"/>
                <wp:docPr id="10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7BB541E1" w14:textId="77777777" w:rsidR="00D223BB" w:rsidRPr="009509CE" w:rsidRDefault="00A40459">
      <w:pPr>
        <w:pStyle w:val="3"/>
        <w:rPr>
          <w:lang w:val="ru-RU"/>
        </w:rPr>
      </w:pPr>
      <w:bookmarkStart w:id="71" w:name="баллов-конкурент-дал-смету-дешевле-на-ут"/>
      <w:bookmarkEnd w:id="70"/>
      <w:r w:rsidRPr="009509CE">
        <w:rPr>
          <w:lang w:val="ru-RU"/>
        </w:rPr>
        <w:t xml:space="preserve">70 баллов </w:t>
      </w:r>
      <w:r w:rsidRPr="009509CE">
        <w:rPr>
          <w:lang w:val="ru-RU"/>
        </w:rPr>
        <w:t>— «Конкурент дал смету дешевле на УТ»</w:t>
      </w:r>
    </w:p>
    <w:p w14:paraId="73AD57A3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>Опт крепежа, 3 менеджера + склад.</w:t>
      </w:r>
    </w:p>
    <w:p w14:paraId="5C07EEA4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lastRenderedPageBreak/>
        <w:t>2. Проблема / боль</w:t>
      </w:r>
      <w:r w:rsidRPr="009509CE">
        <w:rPr>
          <w:lang w:val="ru-RU"/>
        </w:rPr>
        <w:br/>
        <w:t xml:space="preserve">Прайсы по каналам путаются, </w:t>
      </w:r>
      <w:proofErr w:type="spellStart"/>
      <w:r w:rsidRPr="009509CE">
        <w:rPr>
          <w:lang w:val="ru-RU"/>
        </w:rPr>
        <w:t>взаимки</w:t>
      </w:r>
      <w:proofErr w:type="spellEnd"/>
      <w:r w:rsidRPr="009509CE">
        <w:rPr>
          <w:lang w:val="ru-RU"/>
        </w:rPr>
        <w:t xml:space="preserve"> не бьются с отгрузками.</w:t>
      </w:r>
    </w:p>
    <w:p w14:paraId="375AEF1B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 xml:space="preserve">Снабженец/совместитель </w:t>
      </w:r>
      <w:r>
        <w:t>IT</w:t>
      </w:r>
      <w:r w:rsidRPr="009509CE">
        <w:rPr>
          <w:lang w:val="ru-RU"/>
        </w:rPr>
        <w:t xml:space="preserve"> (ЛВР). Коммерческий директ</w:t>
      </w:r>
      <w:r w:rsidRPr="009509CE">
        <w:rPr>
          <w:lang w:val="ru-RU"/>
        </w:rPr>
        <w:t>ор (ЛПР).</w:t>
      </w:r>
    </w:p>
    <w:p w14:paraId="3693BD5E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>УТ ПРОФ (39 700 ₽)</w:t>
      </w:r>
      <w:r w:rsidRPr="009509CE">
        <w:rPr>
          <w:lang w:val="ru-RU"/>
        </w:rPr>
        <w:t xml:space="preserve"> + </w:t>
      </w:r>
      <w:r w:rsidRPr="009509CE">
        <w:rPr>
          <w:b/>
          <w:bCs/>
          <w:lang w:val="ru-RU"/>
        </w:rPr>
        <w:t>КП ПРОФ 6 (36 307 ₽)</w:t>
      </w:r>
      <w:r w:rsidRPr="009509CE">
        <w:rPr>
          <w:lang w:val="ru-RU"/>
        </w:rPr>
        <w:t xml:space="preserve"> + внедрение 24 ч (</w:t>
      </w:r>
      <w:r w:rsidRPr="009509CE">
        <w:rPr>
          <w:b/>
          <w:bCs/>
          <w:lang w:val="ru-RU"/>
        </w:rPr>
        <w:t>72 000 ₽</w:t>
      </w:r>
      <w:r w:rsidRPr="009509CE">
        <w:rPr>
          <w:lang w:val="ru-RU"/>
        </w:rPr>
        <w:t xml:space="preserve">) ≈ </w:t>
      </w:r>
      <w:r w:rsidRPr="009509CE">
        <w:rPr>
          <w:b/>
          <w:bCs/>
          <w:lang w:val="ru-RU"/>
        </w:rPr>
        <w:t>148 007 ₽</w:t>
      </w:r>
      <w:r w:rsidRPr="009509CE">
        <w:rPr>
          <w:lang w:val="ru-RU"/>
        </w:rPr>
        <w:t>.</w:t>
      </w:r>
    </w:p>
    <w:p w14:paraId="5CD4A1D4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«Другие дали смету дешевле тысяч на 40.»</w:t>
      </w:r>
    </w:p>
    <w:p w14:paraId="64512452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 xml:space="preserve">- Лицензия УТ ПРОФ — одна полка; экономия почти всегда в </w:t>
      </w:r>
      <w:r w:rsidRPr="009509CE">
        <w:rPr>
          <w:b/>
          <w:bCs/>
          <w:lang w:val="ru-RU"/>
        </w:rPr>
        <w:t>часах и сост</w:t>
      </w:r>
      <w:r w:rsidRPr="009509CE">
        <w:rPr>
          <w:b/>
          <w:bCs/>
          <w:lang w:val="ru-RU"/>
        </w:rPr>
        <w:t>аве</w:t>
      </w:r>
      <w:r w:rsidRPr="009509CE">
        <w:rPr>
          <w:lang w:val="ru-RU"/>
        </w:rPr>
        <w:t>.</w:t>
      </w:r>
      <w:r w:rsidRPr="009509CE">
        <w:rPr>
          <w:lang w:val="ru-RU"/>
        </w:rPr>
        <w:br/>
        <w:t>- Сверяем: версия точно ПРОФ (не Базовая)? Есть ли КП? Миграция остатков? Обучение? Границы этапа?</w:t>
      </w:r>
      <w:r w:rsidRPr="009509CE">
        <w:rPr>
          <w:lang w:val="ru-RU"/>
        </w:rPr>
        <w:br/>
        <w:t>- Плюсы УТ ПРОФ, которые должны быть в обоих КП: много пользователей, ценообразование/</w:t>
      </w:r>
      <w:r>
        <w:t>CRM</w:t>
      </w:r>
      <w:r w:rsidRPr="009509CE">
        <w:rPr>
          <w:lang w:val="ru-RU"/>
        </w:rPr>
        <w:t>, склад, обмен с Бухгалтерией.</w:t>
      </w:r>
      <w:r w:rsidRPr="009509CE">
        <w:rPr>
          <w:lang w:val="ru-RU"/>
        </w:rPr>
        <w:br/>
        <w:t>- Готовы сузить этап 1 до сопост</w:t>
      </w:r>
      <w:r w:rsidRPr="009509CE">
        <w:rPr>
          <w:lang w:val="ru-RU"/>
        </w:rPr>
        <w:t xml:space="preserve">авимых часов </w:t>
      </w:r>
      <w:r w:rsidRPr="009509CE">
        <w:rPr>
          <w:b/>
          <w:bCs/>
          <w:lang w:val="ru-RU"/>
        </w:rPr>
        <w:t>или</w:t>
      </w:r>
      <w:r w:rsidRPr="009509CE">
        <w:rPr>
          <w:lang w:val="ru-RU"/>
        </w:rPr>
        <w:t xml:space="preserve"> оставить 24 ч и явно перечислить риски, которые снимаем.</w:t>
      </w:r>
    </w:p>
    <w:p w14:paraId="17EB439F" w14:textId="77777777" w:rsidR="00D223BB" w:rsidRDefault="00A40459">
      <w:pPr>
        <w:pStyle w:val="a0"/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 xml:space="preserve">Сопоставимое КП «яблоко к яблоку» на 1 стр. </w:t>
      </w:r>
      <w:r>
        <w:t xml:space="preserve">+ </w:t>
      </w:r>
      <w:proofErr w:type="spellStart"/>
      <w:r>
        <w:t>созвон</w:t>
      </w:r>
      <w:proofErr w:type="spellEnd"/>
      <w:r>
        <w:t xml:space="preserve"> 20 </w:t>
      </w:r>
      <w:proofErr w:type="spellStart"/>
      <w:r>
        <w:t>минут</w:t>
      </w:r>
      <w:proofErr w:type="spellEnd"/>
      <w:r>
        <w:t>.</w:t>
      </w:r>
    </w:p>
    <w:p w14:paraId="378DD878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«Они обманывают».</w:t>
      </w:r>
      <w:r w:rsidRPr="009509CE">
        <w:rPr>
          <w:lang w:val="ru-RU"/>
        </w:rPr>
        <w:br/>
        <w:t xml:space="preserve">- </w:t>
      </w:r>
      <w:proofErr w:type="spellStart"/>
      <w:r w:rsidRPr="009509CE">
        <w:rPr>
          <w:lang w:val="ru-RU"/>
        </w:rPr>
        <w:t>Автоскидка</w:t>
      </w:r>
      <w:proofErr w:type="spellEnd"/>
      <w:r w:rsidRPr="009509CE">
        <w:rPr>
          <w:lang w:val="ru-RU"/>
        </w:rPr>
        <w:t xml:space="preserve"> 40 тыс. без изменения </w:t>
      </w:r>
      <w:r>
        <w:t>scope</w:t>
      </w:r>
      <w:r w:rsidRPr="009509CE">
        <w:rPr>
          <w:lang w:val="ru-RU"/>
        </w:rPr>
        <w:t>.</w:t>
      </w:r>
      <w:r w:rsidRPr="009509CE">
        <w:rPr>
          <w:lang w:val="ru-RU"/>
        </w:rPr>
        <w:br/>
        <w:t>- Подмена ПРОФ на Базо</w:t>
      </w:r>
      <w:r w:rsidRPr="009509CE">
        <w:rPr>
          <w:lang w:val="ru-RU"/>
        </w:rPr>
        <w:t>вую ради цены.</w:t>
      </w:r>
    </w:p>
    <w:p w14:paraId="57B645CA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4917A2DF" wp14:editId="2AD02512">
                <wp:extent cx="0" cy="19050"/>
                <wp:effectExtent l="0" t="0" r="0" b="0"/>
                <wp:docPr id="11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06A03A31" w14:textId="77777777" w:rsidR="00D223BB" w:rsidRPr="009509CE" w:rsidRDefault="00A40459">
      <w:pPr>
        <w:pStyle w:val="3"/>
        <w:rPr>
          <w:lang w:val="ru-RU"/>
        </w:rPr>
      </w:pPr>
      <w:bookmarkStart w:id="72" w:name="баллов-есть-свой-программист-кп-не-нужен"/>
      <w:bookmarkEnd w:id="71"/>
      <w:r w:rsidRPr="009509CE">
        <w:rPr>
          <w:lang w:val="ru-RU"/>
        </w:rPr>
        <w:t>100 баллов — «Есть свой программист — КП не нужен»</w:t>
      </w:r>
    </w:p>
    <w:p w14:paraId="4BE51B2E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 xml:space="preserve">2 магазина электротоваров. </w:t>
      </w:r>
      <w:r w:rsidRPr="009509CE">
        <w:rPr>
          <w:b/>
          <w:bCs/>
          <w:lang w:val="ru-RU"/>
        </w:rPr>
        <w:t>Розница ПРОФ</w:t>
      </w:r>
      <w:r w:rsidRPr="009509CE">
        <w:rPr>
          <w:lang w:val="ru-RU"/>
        </w:rPr>
        <w:t xml:space="preserve"> локально, КП не продлевали ~1,5 года. «Всё чинит знакомый».</w:t>
      </w:r>
    </w:p>
    <w:p w14:paraId="2F508216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</w:r>
      <w:r w:rsidRPr="009509CE">
        <w:rPr>
          <w:lang w:val="ru-RU"/>
        </w:rPr>
        <w:t>После изменений по чекам магазин 2–3 дня в ручном режиме, пока программист чинит.</w:t>
      </w:r>
    </w:p>
    <w:p w14:paraId="3E9B5FAF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Собственник (ЛПР). Программист (сильный ЛВР).</w:t>
      </w:r>
    </w:p>
    <w:p w14:paraId="69B2804F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>КП ПРОФ 12 (68 400 ₽)</w:t>
      </w:r>
      <w:r w:rsidRPr="009509CE">
        <w:rPr>
          <w:lang w:val="ru-RU"/>
        </w:rPr>
        <w:t xml:space="preserve"> + 8 ч на безопасное обновление (29 280 ₽). Доработки — по же</w:t>
      </w:r>
      <w:r w:rsidRPr="009509CE">
        <w:rPr>
          <w:lang w:val="ru-RU"/>
        </w:rPr>
        <w:t>ланию у программиста по правилам поддержки.</w:t>
      </w:r>
    </w:p>
    <w:p w14:paraId="7FF13854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«Зачем КП, если есть программист? Он и обновит дешевле.»</w:t>
      </w:r>
    </w:p>
    <w:p w14:paraId="640AE25A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 xml:space="preserve">- Программист силён в </w:t>
      </w:r>
      <w:r w:rsidRPr="009509CE">
        <w:rPr>
          <w:b/>
          <w:bCs/>
          <w:lang w:val="ru-RU"/>
        </w:rPr>
        <w:t>доработках</w:t>
      </w:r>
      <w:r w:rsidRPr="009509CE">
        <w:rPr>
          <w:lang w:val="ru-RU"/>
        </w:rPr>
        <w:t xml:space="preserve">; КП ПРОФ закрывает другое: </w:t>
      </w:r>
      <w:r w:rsidRPr="009509CE">
        <w:rPr>
          <w:b/>
          <w:bCs/>
          <w:lang w:val="ru-RU"/>
        </w:rPr>
        <w:t xml:space="preserve">легальные обновления конфигурации, сервисы, консультации по </w:t>
      </w:r>
      <w:r w:rsidRPr="009509CE">
        <w:rPr>
          <w:b/>
          <w:bCs/>
          <w:lang w:val="ru-RU"/>
        </w:rPr>
        <w:t>типовому</w:t>
      </w:r>
      <w:r w:rsidRPr="009509CE">
        <w:rPr>
          <w:lang w:val="ru-RU"/>
        </w:rPr>
        <w:t>.</w:t>
      </w:r>
      <w:r w:rsidRPr="009509CE">
        <w:rPr>
          <w:lang w:val="ru-RU"/>
        </w:rPr>
        <w:br/>
      </w:r>
      <w:r w:rsidRPr="009509CE">
        <w:rPr>
          <w:lang w:val="ru-RU"/>
        </w:rPr>
        <w:lastRenderedPageBreak/>
        <w:t>- Плюсы Розницы ПРОФ (сеть, акции, оборудование, маркировка) держатся на актуальных релизах — без КП обновлять «как получится» = простой точки.</w:t>
      </w:r>
      <w:r w:rsidRPr="009509CE">
        <w:rPr>
          <w:lang w:val="ru-RU"/>
        </w:rPr>
        <w:br/>
        <w:t xml:space="preserve">- Модель: КП + типовое — у партнёра; </w:t>
      </w:r>
      <w:proofErr w:type="spellStart"/>
      <w:r w:rsidRPr="009509CE">
        <w:rPr>
          <w:lang w:val="ru-RU"/>
        </w:rPr>
        <w:t>кастом</w:t>
      </w:r>
      <w:proofErr w:type="spellEnd"/>
      <w:r w:rsidRPr="009509CE">
        <w:rPr>
          <w:lang w:val="ru-RU"/>
        </w:rPr>
        <w:t xml:space="preserve"> — у программиста без ломания поддержки.</w:t>
      </w:r>
      <w:r w:rsidRPr="009509CE">
        <w:rPr>
          <w:lang w:val="ru-RU"/>
        </w:rPr>
        <w:br/>
        <w:t xml:space="preserve">- Альтернатива: </w:t>
      </w:r>
      <w:r w:rsidRPr="009509CE">
        <w:rPr>
          <w:b/>
          <w:bCs/>
          <w:lang w:val="ru-RU"/>
        </w:rPr>
        <w:t>Фр</w:t>
      </w:r>
      <w:r w:rsidRPr="009509CE">
        <w:rPr>
          <w:b/>
          <w:bCs/>
          <w:lang w:val="ru-RU"/>
        </w:rPr>
        <w:t>еш Розница 12 (18 100 ₽)</w:t>
      </w:r>
      <w:r w:rsidRPr="009509CE">
        <w:rPr>
          <w:lang w:val="ru-RU"/>
        </w:rPr>
        <w:t xml:space="preserve"> — обновления на стороне сервиса, если готовы к облаку.</w:t>
      </w:r>
    </w:p>
    <w:p w14:paraId="109A9002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</w:r>
      <w:proofErr w:type="spellStart"/>
      <w:r w:rsidRPr="009509CE">
        <w:rPr>
          <w:lang w:val="ru-RU"/>
        </w:rPr>
        <w:t>Созвон</w:t>
      </w:r>
      <w:proofErr w:type="spellEnd"/>
      <w:r w:rsidRPr="009509CE">
        <w:rPr>
          <w:lang w:val="ru-RU"/>
        </w:rPr>
        <w:t xml:space="preserve"> втроём 30 мин: правила обновлений → КП ПРОФ или Фреш.</w:t>
      </w:r>
    </w:p>
    <w:p w14:paraId="14935321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«Ваш программист — проблема».</w:t>
      </w:r>
      <w:r w:rsidRPr="009509CE">
        <w:rPr>
          <w:lang w:val="ru-RU"/>
        </w:rPr>
        <w:br/>
      </w:r>
      <w:r w:rsidRPr="009509CE">
        <w:rPr>
          <w:lang w:val="ru-RU"/>
        </w:rPr>
        <w:t>- Запрет любых доработок «только мы».</w:t>
      </w:r>
      <w:r w:rsidRPr="009509CE">
        <w:rPr>
          <w:lang w:val="ru-RU"/>
        </w:rPr>
        <w:br/>
        <w:t>- Страшилки без условий поддержки.</w:t>
      </w:r>
    </w:p>
    <w:p w14:paraId="72E8C784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0E2AF823" wp14:editId="217E0CF7">
                <wp:extent cx="0" cy="19050"/>
                <wp:effectExtent l="0" t="0" r="0" b="0"/>
                <wp:docPr id="12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673B0B70" w14:textId="77777777" w:rsidR="00D223BB" w:rsidRPr="009509CE" w:rsidRDefault="00A40459">
      <w:pPr>
        <w:pStyle w:val="3"/>
        <w:rPr>
          <w:lang w:val="ru-RU"/>
        </w:rPr>
      </w:pPr>
      <w:bookmarkStart w:id="73" w:name="X6ae8f732b7e4dfa03c8189d58e5a008e0126a22"/>
      <w:bookmarkEnd w:id="72"/>
      <w:r w:rsidRPr="009509CE">
        <w:rPr>
          <w:lang w:val="ru-RU"/>
        </w:rPr>
        <w:t>150 баллов — «Другие внедрят УНФ „под ключ за 3 недели“»</w:t>
      </w:r>
    </w:p>
    <w:p w14:paraId="5F32A486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>Транспортно-экспедиционная фирма, ~28 сотрудников. Нужны рейсы/акты в одном контуре с учётом (в т.ч</w:t>
      </w:r>
      <w:r w:rsidRPr="009509CE">
        <w:rPr>
          <w:lang w:val="ru-RU"/>
        </w:rPr>
        <w:t>. подготовка к требованиям ЭПД).</w:t>
      </w:r>
    </w:p>
    <w:p w14:paraId="34DE848B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  <w:t>Документы в разных местах, сверки вручную, страх не успеть к новым требованиям.</w:t>
      </w:r>
    </w:p>
    <w:p w14:paraId="578F967F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 xml:space="preserve">Директор (ЛПР). </w:t>
      </w:r>
      <w:r>
        <w:t>IT</w:t>
      </w:r>
      <w:r w:rsidRPr="009509CE">
        <w:rPr>
          <w:lang w:val="ru-RU"/>
        </w:rPr>
        <w:t xml:space="preserve"> (ЛВР). Главный бухгалтер (ЛВР).</w:t>
      </w:r>
    </w:p>
    <w:p w14:paraId="3A8D6359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>УНФ ПРОФ (30 600 ₽)</w:t>
      </w:r>
      <w:r w:rsidRPr="009509CE">
        <w:rPr>
          <w:lang w:val="ru-RU"/>
        </w:rPr>
        <w:t xml:space="preserve"> + </w:t>
      </w:r>
      <w:r w:rsidRPr="009509CE">
        <w:rPr>
          <w:b/>
          <w:bCs/>
          <w:lang w:val="ru-RU"/>
        </w:rPr>
        <w:t>КП ПР</w:t>
      </w:r>
      <w:r w:rsidRPr="009509CE">
        <w:rPr>
          <w:b/>
          <w:bCs/>
          <w:lang w:val="ru-RU"/>
        </w:rPr>
        <w:t>ОФ 12 (68 400 ₽)</w:t>
      </w:r>
      <w:r w:rsidRPr="009509CE">
        <w:rPr>
          <w:lang w:val="ru-RU"/>
        </w:rPr>
        <w:t xml:space="preserve"> + внедрение минимума 36 ч + обследование ЭПД-контура 8 ч.</w:t>
      </w:r>
    </w:p>
    <w:p w14:paraId="5D2925AC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«Другие обещают УНФ под ключ за 3 недели и дешевле.»</w:t>
      </w:r>
    </w:p>
    <w:p w14:paraId="0E97173F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 xml:space="preserve">- Плюсы УНФ ПРОФ: </w:t>
      </w:r>
      <w:proofErr w:type="spellStart"/>
      <w:r w:rsidRPr="009509CE">
        <w:rPr>
          <w:lang w:val="ru-RU"/>
        </w:rPr>
        <w:t>услуги+документы+деньги+лёгкая</w:t>
      </w:r>
      <w:proofErr w:type="spellEnd"/>
      <w:r w:rsidRPr="009509CE">
        <w:rPr>
          <w:lang w:val="ru-RU"/>
        </w:rPr>
        <w:t xml:space="preserve"> логистика в одной базе, много пользователей,</w:t>
      </w:r>
      <w:r w:rsidRPr="009509CE">
        <w:rPr>
          <w:lang w:val="ru-RU"/>
        </w:rPr>
        <w:t xml:space="preserve"> отчёты для директора — но </w:t>
      </w:r>
      <w:r w:rsidRPr="009509CE">
        <w:rPr>
          <w:b/>
          <w:bCs/>
          <w:lang w:val="ru-RU"/>
        </w:rPr>
        <w:t>не «волшебная кнопка ЭПД за 3 недели»</w:t>
      </w:r>
      <w:r w:rsidRPr="009509CE">
        <w:rPr>
          <w:lang w:val="ru-RU"/>
        </w:rPr>
        <w:t>.</w:t>
      </w:r>
      <w:r w:rsidRPr="009509CE">
        <w:rPr>
          <w:lang w:val="ru-RU"/>
        </w:rPr>
        <w:br/>
        <w:t xml:space="preserve">- Сравниваем </w:t>
      </w:r>
      <w:r w:rsidRPr="009509CE">
        <w:rPr>
          <w:b/>
          <w:bCs/>
          <w:lang w:val="ru-RU"/>
        </w:rPr>
        <w:t>приёмку</w:t>
      </w:r>
      <w:r w:rsidRPr="009509CE">
        <w:rPr>
          <w:lang w:val="ru-RU"/>
        </w:rPr>
        <w:t>, не слоган: какие сценарии сданы (рейс → документ → учёт).</w:t>
      </w:r>
      <w:r w:rsidRPr="009509CE">
        <w:rPr>
          <w:lang w:val="ru-RU"/>
        </w:rPr>
        <w:br/>
        <w:t>- КП ПРОФ: сопровождение и обновления на дистанции закона/сервисов.</w:t>
      </w:r>
      <w:r w:rsidRPr="009509CE">
        <w:rPr>
          <w:lang w:val="ru-RU"/>
        </w:rPr>
        <w:br/>
        <w:t xml:space="preserve">- Можем сделать </w:t>
      </w:r>
      <w:r w:rsidRPr="009509CE">
        <w:rPr>
          <w:b/>
          <w:bCs/>
          <w:lang w:val="ru-RU"/>
        </w:rPr>
        <w:t>минимальный контур за ~3 н</w:t>
      </w:r>
      <w:r w:rsidRPr="009509CE">
        <w:rPr>
          <w:b/>
          <w:bCs/>
          <w:lang w:val="ru-RU"/>
        </w:rPr>
        <w:t>едели</w:t>
      </w:r>
      <w:r w:rsidRPr="009509CE">
        <w:rPr>
          <w:lang w:val="ru-RU"/>
        </w:rPr>
        <w:t xml:space="preserve">, ЭПД — отдельным этапом после обследования. КОРП/тяжёлые </w:t>
      </w:r>
      <w:r>
        <w:t>ERP</w:t>
      </w:r>
      <w:r w:rsidRPr="009509CE">
        <w:rPr>
          <w:lang w:val="ru-RU"/>
        </w:rPr>
        <w:t xml:space="preserve"> не предлагаем — не сегмент.</w:t>
      </w:r>
    </w:p>
    <w:p w14:paraId="5563849B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 xml:space="preserve">Встреча с участием </w:t>
      </w:r>
      <w:r>
        <w:t>IT</w:t>
      </w:r>
      <w:r w:rsidRPr="009509CE">
        <w:rPr>
          <w:lang w:val="ru-RU"/>
        </w:rPr>
        <w:t>-специалиста и главного бухгалтера: согласуем критерии готовности минимального контура и выбираем подрядчика по условиям приё</w:t>
      </w:r>
      <w:r w:rsidRPr="009509CE">
        <w:rPr>
          <w:lang w:val="ru-RU"/>
        </w:rPr>
        <w:t>мки.</w:t>
      </w:r>
    </w:p>
    <w:p w14:paraId="65E31B67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Обещание «ЭПД и всё под ключ за 3 недели».</w:t>
      </w:r>
      <w:r w:rsidRPr="009509CE">
        <w:rPr>
          <w:lang w:val="ru-RU"/>
        </w:rPr>
        <w:br/>
        <w:t>- Охаивание конкурента без разбора сметы.</w:t>
      </w:r>
      <w:r w:rsidRPr="009509CE">
        <w:rPr>
          <w:lang w:val="ru-RU"/>
        </w:rPr>
        <w:br/>
        <w:t xml:space="preserve">- Игнор </w:t>
      </w:r>
      <w:r>
        <w:t>IT</w:t>
      </w:r>
      <w:r w:rsidRPr="009509CE">
        <w:rPr>
          <w:lang w:val="ru-RU"/>
        </w:rPr>
        <w:t>.</w:t>
      </w:r>
    </w:p>
    <w:p w14:paraId="549F2A3D" w14:textId="77777777" w:rsidR="00D223BB" w:rsidRDefault="00A40459">
      <w:r>
        <w:rPr>
          <w:noProof/>
        </w:rPr>
        <w:lastRenderedPageBreak/>
        <mc:AlternateContent>
          <mc:Choice Requires="wpg">
            <w:drawing>
              <wp:inline distT="0" distB="0" distL="0" distR="0" wp14:anchorId="7BC426AF" wp14:editId="2F0D084D">
                <wp:extent cx="0" cy="19050"/>
                <wp:effectExtent l="0" t="0" r="0" b="0"/>
                <wp:docPr id="13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79244E9B" w14:textId="77777777" w:rsidR="00D223BB" w:rsidRPr="009509CE" w:rsidRDefault="00A40459">
      <w:pPr>
        <w:pStyle w:val="2"/>
        <w:rPr>
          <w:lang w:val="ru-RU"/>
        </w:rPr>
      </w:pPr>
      <w:bookmarkStart w:id="74" w:name="тема-4.-риски-и-доверие"/>
      <w:bookmarkEnd w:id="69"/>
      <w:bookmarkEnd w:id="73"/>
      <w:r w:rsidRPr="009509CE">
        <w:rPr>
          <w:lang w:val="ru-RU"/>
        </w:rPr>
        <w:t>Тема 4. Риски и доверие</w:t>
      </w:r>
    </w:p>
    <w:p w14:paraId="00E89875" w14:textId="77777777" w:rsidR="00D223BB" w:rsidRPr="009509CE" w:rsidRDefault="00A40459">
      <w:pPr>
        <w:pStyle w:val="3"/>
        <w:rPr>
          <w:lang w:val="ru-RU"/>
        </w:rPr>
      </w:pPr>
      <w:bookmarkStart w:id="75" w:name="баллов-а-вдруг-кп-не-окупится"/>
      <w:r w:rsidRPr="009509CE">
        <w:rPr>
          <w:lang w:val="ru-RU"/>
        </w:rPr>
        <w:t>30 баллов — «А вдруг КП не окупится»</w:t>
      </w:r>
    </w:p>
    <w:p w14:paraId="762D75A0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>Микробизнес, ООО на УСН, 4 сотрудника. Рассм</w:t>
      </w:r>
      <w:r w:rsidRPr="009509CE">
        <w:rPr>
          <w:lang w:val="ru-RU"/>
        </w:rPr>
        <w:t xml:space="preserve">атривают </w:t>
      </w:r>
      <w:r w:rsidRPr="009509CE">
        <w:rPr>
          <w:b/>
          <w:bCs/>
          <w:lang w:val="ru-RU"/>
        </w:rPr>
        <w:t>БП Базовая</w:t>
      </w:r>
      <w:r w:rsidRPr="009509CE">
        <w:rPr>
          <w:lang w:val="ru-RU"/>
        </w:rPr>
        <w:t xml:space="preserve"> или старт сразу с сервисами.</w:t>
      </w:r>
    </w:p>
    <w:p w14:paraId="49067303" w14:textId="77777777" w:rsidR="00D223BB" w:rsidRDefault="00A40459">
      <w:pPr>
        <w:pStyle w:val="a0"/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</w:r>
      <w:proofErr w:type="spellStart"/>
      <w:r w:rsidRPr="009509CE">
        <w:rPr>
          <w:lang w:val="ru-RU"/>
        </w:rPr>
        <w:t>Аутсорсер</w:t>
      </w:r>
      <w:proofErr w:type="spellEnd"/>
      <w:r w:rsidRPr="009509CE">
        <w:rPr>
          <w:lang w:val="ru-RU"/>
        </w:rPr>
        <w:t xml:space="preserve"> собирает банк и остатки «с слов», собственник не видит </w:t>
      </w:r>
      <w:proofErr w:type="spellStart"/>
      <w:r w:rsidRPr="009509CE">
        <w:rPr>
          <w:lang w:val="ru-RU"/>
        </w:rPr>
        <w:t>взаимки</w:t>
      </w:r>
      <w:proofErr w:type="spellEnd"/>
      <w:r w:rsidRPr="009509CE">
        <w:rPr>
          <w:lang w:val="ru-RU"/>
        </w:rPr>
        <w:t xml:space="preserve">. </w:t>
      </w:r>
      <w:proofErr w:type="spellStart"/>
      <w:r>
        <w:t>Хотят</w:t>
      </w:r>
      <w:proofErr w:type="spellEnd"/>
      <w:r>
        <w:t xml:space="preserve"> </w:t>
      </w:r>
      <w:proofErr w:type="spellStart"/>
      <w:r>
        <w:t>простую</w:t>
      </w:r>
      <w:proofErr w:type="spellEnd"/>
      <w:r>
        <w:t xml:space="preserve"> 1С и </w:t>
      </w:r>
      <w:proofErr w:type="spellStart"/>
      <w:r>
        <w:t>сдачу</w:t>
      </w:r>
      <w:proofErr w:type="spellEnd"/>
      <w:r>
        <w:t xml:space="preserve"> </w:t>
      </w:r>
      <w:proofErr w:type="spellStart"/>
      <w:r>
        <w:t>отчётности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сюрпризов</w:t>
      </w:r>
      <w:proofErr w:type="spellEnd"/>
      <w:r>
        <w:t>.</w:t>
      </w:r>
    </w:p>
    <w:p w14:paraId="17771116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Собственник (ЛПР). Бухгалтер-</w:t>
      </w:r>
      <w:proofErr w:type="spellStart"/>
      <w:r w:rsidRPr="009509CE">
        <w:rPr>
          <w:lang w:val="ru-RU"/>
        </w:rPr>
        <w:t>аутсор</w:t>
      </w:r>
      <w:r w:rsidRPr="009509CE">
        <w:rPr>
          <w:lang w:val="ru-RU"/>
        </w:rPr>
        <w:t>с</w:t>
      </w:r>
      <w:proofErr w:type="spellEnd"/>
      <w:r w:rsidRPr="009509CE">
        <w:rPr>
          <w:lang w:val="ru-RU"/>
        </w:rPr>
        <w:t xml:space="preserve"> (ЛВР).</w:t>
      </w:r>
    </w:p>
    <w:p w14:paraId="4DD7280C" w14:textId="77777777" w:rsidR="00D223BB" w:rsidRDefault="00A40459">
      <w:pPr>
        <w:pStyle w:val="a0"/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  <w:t xml:space="preserve">Вариант А: </w:t>
      </w:r>
      <w:r w:rsidRPr="009509CE">
        <w:rPr>
          <w:b/>
          <w:bCs/>
          <w:lang w:val="ru-RU"/>
        </w:rPr>
        <w:t>БП Базовая (4 900 ₽)</w:t>
      </w:r>
      <w:r w:rsidRPr="009509CE">
        <w:rPr>
          <w:lang w:val="ru-RU"/>
        </w:rPr>
        <w:t xml:space="preserve"> — если реально 1 пользователь и одно юрлицо.</w:t>
      </w:r>
      <w:r w:rsidRPr="009509CE">
        <w:rPr>
          <w:lang w:val="ru-RU"/>
        </w:rPr>
        <w:br/>
        <w:t xml:space="preserve">Вариант Б: </w:t>
      </w:r>
      <w:r w:rsidRPr="009509CE">
        <w:rPr>
          <w:b/>
          <w:bCs/>
          <w:lang w:val="ru-RU"/>
        </w:rPr>
        <w:t xml:space="preserve">Фреш БП ПРОФ 6 </w:t>
      </w:r>
      <w:proofErr w:type="spellStart"/>
      <w:r w:rsidRPr="009509CE">
        <w:rPr>
          <w:b/>
          <w:bCs/>
          <w:lang w:val="ru-RU"/>
        </w:rPr>
        <w:t>мес</w:t>
      </w:r>
      <w:proofErr w:type="spellEnd"/>
      <w:r w:rsidRPr="009509CE">
        <w:rPr>
          <w:b/>
          <w:bCs/>
          <w:lang w:val="ru-RU"/>
        </w:rPr>
        <w:t xml:space="preserve"> (30 259 ₽)</w:t>
      </w:r>
      <w:r w:rsidRPr="009509CE">
        <w:rPr>
          <w:lang w:val="ru-RU"/>
        </w:rPr>
        <w:t xml:space="preserve"> — облако с обновлениями в тарифе.</w:t>
      </w:r>
      <w:r w:rsidRPr="009509CE">
        <w:rPr>
          <w:lang w:val="ru-RU"/>
        </w:rPr>
        <w:br/>
      </w:r>
      <w:proofErr w:type="spellStart"/>
      <w:r>
        <w:t>Вариант</w:t>
      </w:r>
      <w:proofErr w:type="spellEnd"/>
      <w:r>
        <w:t xml:space="preserve"> В: </w:t>
      </w:r>
      <w:proofErr w:type="spellStart"/>
      <w:r>
        <w:t>локальная</w:t>
      </w:r>
      <w:proofErr w:type="spellEnd"/>
      <w:r>
        <w:t xml:space="preserve"> </w:t>
      </w:r>
      <w:r>
        <w:rPr>
          <w:b/>
          <w:bCs/>
        </w:rPr>
        <w:t>БП ПРОФ + КП ПРОФ 6</w:t>
      </w:r>
      <w:r>
        <w:t>.</w:t>
      </w:r>
    </w:p>
    <w:p w14:paraId="522830E5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</w:r>
      <w:r w:rsidRPr="009509CE">
        <w:rPr>
          <w:lang w:val="ru-RU"/>
        </w:rPr>
        <w:t>«Боюсь платить за КП/подписку — вдруг не пригодится.»</w:t>
      </w:r>
    </w:p>
    <w:p w14:paraId="6AE8A78B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>- Сначала честно выбираем версию по плюсам: Базовая = дёшево и просто при 1 пользователе; ПРОФ/Фреш — если нужен доступ двоим или запас на рост.</w:t>
      </w:r>
      <w:r w:rsidRPr="009509CE">
        <w:rPr>
          <w:lang w:val="ru-RU"/>
        </w:rPr>
        <w:br/>
        <w:t xml:space="preserve">- КП/ИТС окупается на </w:t>
      </w:r>
      <w:proofErr w:type="spellStart"/>
      <w:r w:rsidRPr="009509CE">
        <w:rPr>
          <w:b/>
          <w:bCs/>
          <w:lang w:val="ru-RU"/>
        </w:rPr>
        <w:t>избежанных</w:t>
      </w:r>
      <w:proofErr w:type="spellEnd"/>
      <w:r w:rsidRPr="009509CE">
        <w:rPr>
          <w:b/>
          <w:bCs/>
          <w:lang w:val="ru-RU"/>
        </w:rPr>
        <w:t xml:space="preserve"> оши</w:t>
      </w:r>
      <w:r w:rsidRPr="009509CE">
        <w:rPr>
          <w:b/>
          <w:bCs/>
          <w:lang w:val="ru-RU"/>
        </w:rPr>
        <w:t>бках отчётности и часах</w:t>
      </w:r>
      <w:r w:rsidRPr="009509CE">
        <w:rPr>
          <w:lang w:val="ru-RU"/>
        </w:rPr>
        <w:t xml:space="preserve">, не на «ощущении». Критерии на 6 </w:t>
      </w:r>
      <w:proofErr w:type="spellStart"/>
      <w:r w:rsidRPr="009509CE">
        <w:rPr>
          <w:lang w:val="ru-RU"/>
        </w:rPr>
        <w:t>мес</w:t>
      </w:r>
      <w:proofErr w:type="spellEnd"/>
      <w:r w:rsidRPr="009509CE">
        <w:rPr>
          <w:lang w:val="ru-RU"/>
        </w:rPr>
        <w:t>: сдана отчётность, подключён нужный сервис (отчётность/контрагент), 1–2 консультации использованы.</w:t>
      </w:r>
      <w:r w:rsidRPr="009509CE">
        <w:rPr>
          <w:lang w:val="ru-RU"/>
        </w:rPr>
        <w:br/>
        <w:t>- Для Базовой логика сопровождения другая, чем для ПРОФ: не продаём «КОРП-историю», говорим язык</w:t>
      </w:r>
      <w:r w:rsidRPr="009509CE">
        <w:rPr>
          <w:lang w:val="ru-RU"/>
        </w:rPr>
        <w:t>ом микробизнеса.</w:t>
      </w:r>
    </w:p>
    <w:p w14:paraId="7A705DFA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 xml:space="preserve">2 часа диагностики (7 320 ₽) → выбор Базовая / </w:t>
      </w:r>
      <w:r>
        <w:t>Fresh</w:t>
      </w:r>
      <w:r w:rsidRPr="009509CE">
        <w:rPr>
          <w:lang w:val="ru-RU"/>
        </w:rPr>
        <w:t xml:space="preserve"> / ПРОФ+КП → счёт на 6 </w:t>
      </w:r>
      <w:proofErr w:type="spellStart"/>
      <w:r w:rsidRPr="009509CE">
        <w:rPr>
          <w:lang w:val="ru-RU"/>
        </w:rPr>
        <w:t>мес</w:t>
      </w:r>
      <w:proofErr w:type="spellEnd"/>
      <w:r w:rsidRPr="009509CE">
        <w:rPr>
          <w:lang w:val="ru-RU"/>
        </w:rPr>
        <w:t xml:space="preserve"> горизонта.</w:t>
      </w:r>
    </w:p>
    <w:p w14:paraId="43D241F9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Гарантия «точно понравится / вернём деньги всегда».</w:t>
      </w:r>
      <w:r w:rsidRPr="009509CE">
        <w:rPr>
          <w:lang w:val="ru-RU"/>
        </w:rPr>
        <w:br/>
        <w:t>- Навязывание КП ПРОФ при явной Базовой потребности без объя</w:t>
      </w:r>
      <w:r w:rsidRPr="009509CE">
        <w:rPr>
          <w:lang w:val="ru-RU"/>
        </w:rPr>
        <w:t>снения.</w:t>
      </w:r>
      <w:r w:rsidRPr="009509CE">
        <w:rPr>
          <w:lang w:val="ru-RU"/>
        </w:rPr>
        <w:br/>
        <w:t xml:space="preserve">- Давление на </w:t>
      </w:r>
      <w:proofErr w:type="spellStart"/>
      <w:r w:rsidRPr="009509CE">
        <w:rPr>
          <w:lang w:val="ru-RU"/>
        </w:rPr>
        <w:t>аутсорсера</w:t>
      </w:r>
      <w:proofErr w:type="spellEnd"/>
      <w:r w:rsidRPr="009509CE">
        <w:rPr>
          <w:lang w:val="ru-RU"/>
        </w:rPr>
        <w:t>.</w:t>
      </w:r>
    </w:p>
    <w:p w14:paraId="7439B490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22044E36" wp14:editId="1A393819">
                <wp:extent cx="0" cy="19050"/>
                <wp:effectExtent l="0" t="0" r="0" b="0"/>
                <wp:docPr id="14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64D0E09C" w14:textId="77777777" w:rsidR="00D223BB" w:rsidRPr="009509CE" w:rsidRDefault="00A40459">
      <w:pPr>
        <w:pStyle w:val="3"/>
        <w:rPr>
          <w:lang w:val="ru-RU"/>
        </w:rPr>
      </w:pPr>
      <w:bookmarkStart w:id="76" w:name="баллов-доработки-снимут-с-поддержки"/>
      <w:bookmarkEnd w:id="75"/>
      <w:r w:rsidRPr="009509CE">
        <w:rPr>
          <w:lang w:val="ru-RU"/>
        </w:rPr>
        <w:t>70 баллов — «Доработки снимут с поддержки»</w:t>
      </w:r>
    </w:p>
    <w:p w14:paraId="3C45BAE1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 xml:space="preserve">Средний опт. </w:t>
      </w:r>
      <w:r w:rsidRPr="009509CE">
        <w:rPr>
          <w:b/>
          <w:bCs/>
          <w:lang w:val="ru-RU"/>
        </w:rPr>
        <w:t>УТ ПРОФ</w:t>
      </w:r>
      <w:r w:rsidRPr="009509CE">
        <w:rPr>
          <w:lang w:val="ru-RU"/>
        </w:rPr>
        <w:t xml:space="preserve"> + активный интерес к доработке статусов заказа. КП обсуждается / есть.</w:t>
      </w:r>
    </w:p>
    <w:p w14:paraId="5A1F2D64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lastRenderedPageBreak/>
        <w:t>2. Проблема / боль</w:t>
      </w:r>
      <w:r w:rsidRPr="009509CE">
        <w:rPr>
          <w:lang w:val="ru-RU"/>
        </w:rPr>
        <w:br/>
        <w:t>Менеджеры обходят систему чатами — не хва</w:t>
      </w:r>
      <w:r w:rsidRPr="009509CE">
        <w:rPr>
          <w:lang w:val="ru-RU"/>
        </w:rPr>
        <w:t>тает статусов. Директор не видит воронку.</w:t>
      </w:r>
    </w:p>
    <w:p w14:paraId="791D457E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</w:r>
      <w:r>
        <w:t>IT</w:t>
      </w:r>
      <w:r w:rsidRPr="009509CE">
        <w:rPr>
          <w:lang w:val="ru-RU"/>
        </w:rPr>
        <w:t xml:space="preserve"> (ЛВР, главный страх). Директор (ЛПР).</w:t>
      </w:r>
    </w:p>
    <w:p w14:paraId="72FFEFC0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  <w:t xml:space="preserve">Оценка на копии 3 ч + доработки через расширения до 12 ч + </w:t>
      </w:r>
      <w:r w:rsidRPr="009509CE">
        <w:rPr>
          <w:b/>
          <w:bCs/>
          <w:lang w:val="ru-RU"/>
        </w:rPr>
        <w:t>КП ПРОФ</w:t>
      </w:r>
      <w:r w:rsidRPr="009509CE">
        <w:rPr>
          <w:lang w:val="ru-RU"/>
        </w:rPr>
        <w:t xml:space="preserve"> для </w:t>
      </w:r>
      <w:proofErr w:type="spellStart"/>
      <w:r w:rsidRPr="009509CE">
        <w:rPr>
          <w:lang w:val="ru-RU"/>
        </w:rPr>
        <w:t>обновляемости</w:t>
      </w:r>
      <w:proofErr w:type="spellEnd"/>
      <w:r w:rsidRPr="009509CE">
        <w:rPr>
          <w:lang w:val="ru-RU"/>
        </w:rPr>
        <w:t>.</w:t>
      </w:r>
    </w:p>
    <w:p w14:paraId="5F9D980D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</w:r>
      <w:r w:rsidRPr="009509CE">
        <w:rPr>
          <w:lang w:val="ru-RU"/>
        </w:rPr>
        <w:t>«После доработок нельзя обновляться. Не хотим рискнуть.»</w:t>
      </w:r>
    </w:p>
    <w:p w14:paraId="3BDF1BF1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 xml:space="preserve">- Плюс </w:t>
      </w:r>
      <w:r w:rsidRPr="009509CE">
        <w:rPr>
          <w:b/>
          <w:bCs/>
          <w:lang w:val="ru-RU"/>
        </w:rPr>
        <w:t>УТ ПРОФ</w:t>
      </w:r>
      <w:r w:rsidRPr="009509CE">
        <w:rPr>
          <w:lang w:val="ru-RU"/>
        </w:rPr>
        <w:t xml:space="preserve"> как раз в том, что доработки </w:t>
      </w:r>
      <w:r w:rsidRPr="009509CE">
        <w:rPr>
          <w:b/>
          <w:bCs/>
          <w:lang w:val="ru-RU"/>
        </w:rPr>
        <w:t>разрешены</w:t>
      </w:r>
      <w:r w:rsidRPr="009509CE">
        <w:rPr>
          <w:lang w:val="ru-RU"/>
        </w:rPr>
        <w:t xml:space="preserve"> (в Базовой — нельзя). Риск — не в факте доработки, а в «правках в лоб».</w:t>
      </w:r>
      <w:r w:rsidRPr="009509CE">
        <w:rPr>
          <w:lang w:val="ru-RU"/>
        </w:rPr>
        <w:br/>
        <w:t>- Снимаем риск: расширения/внешние формы, тест обнов</w:t>
      </w:r>
      <w:r w:rsidRPr="009509CE">
        <w:rPr>
          <w:lang w:val="ru-RU"/>
        </w:rPr>
        <w:t>ления на копии, документ состава.</w:t>
      </w:r>
      <w:r w:rsidRPr="009509CE">
        <w:rPr>
          <w:lang w:val="ru-RU"/>
        </w:rPr>
        <w:br/>
        <w:t>- КП ПРОФ = канал обновлений и консультаций, чтобы доработки жили рядом с типовым контуром.</w:t>
      </w:r>
      <w:r w:rsidRPr="009509CE">
        <w:rPr>
          <w:lang w:val="ru-RU"/>
        </w:rPr>
        <w:br/>
        <w:t>- Сначала 3–5 ч попытки типовыми средствами — код только если не хватит.</w:t>
      </w:r>
    </w:p>
    <w:p w14:paraId="793FB1A2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>Оценка на копии с вердиктом «типовыми / ра</w:t>
      </w:r>
      <w:r w:rsidRPr="009509CE">
        <w:rPr>
          <w:lang w:val="ru-RU"/>
        </w:rPr>
        <w:t>сширение / изменение» → затем часы.</w:t>
      </w:r>
    </w:p>
    <w:p w14:paraId="1B8E7FD3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«Дорабатывайте как хотите».</w:t>
      </w:r>
      <w:r w:rsidRPr="009509CE">
        <w:rPr>
          <w:lang w:val="ru-RU"/>
        </w:rPr>
        <w:br/>
        <w:t>- «На поддержку никогда не влияет».</w:t>
      </w:r>
      <w:r w:rsidRPr="009509CE">
        <w:rPr>
          <w:lang w:val="ru-RU"/>
        </w:rPr>
        <w:br/>
        <w:t xml:space="preserve">- Игнор </w:t>
      </w:r>
      <w:r>
        <w:t>IT</w:t>
      </w:r>
      <w:r w:rsidRPr="009509CE">
        <w:rPr>
          <w:lang w:val="ru-RU"/>
        </w:rPr>
        <w:t>.</w:t>
      </w:r>
    </w:p>
    <w:p w14:paraId="44CA91C0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2029DFB1" wp14:editId="01773D28">
                <wp:extent cx="0" cy="19050"/>
                <wp:effectExtent l="0" t="0" r="0" b="0"/>
                <wp:docPr id="15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2A465342" w14:textId="77777777" w:rsidR="00D223BB" w:rsidRPr="009509CE" w:rsidRDefault="00A40459">
      <w:pPr>
        <w:pStyle w:val="3"/>
        <w:rPr>
          <w:lang w:val="ru-RU"/>
        </w:rPr>
      </w:pPr>
      <w:bookmarkStart w:id="77" w:name="Xebf7060df7268fe88a13a5e2191ff756ec00fbf"/>
      <w:bookmarkEnd w:id="76"/>
      <w:r w:rsidRPr="009509CE">
        <w:rPr>
          <w:lang w:val="ru-RU"/>
        </w:rPr>
        <w:t>100 баллов — «Нам уже обещали сроки по Рознице — не верим»</w:t>
      </w:r>
    </w:p>
    <w:p w14:paraId="66F4E304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 xml:space="preserve">3 магазина, хотят </w:t>
      </w:r>
      <w:r w:rsidRPr="009509CE">
        <w:rPr>
          <w:b/>
          <w:bCs/>
          <w:lang w:val="ru-RU"/>
        </w:rPr>
        <w:t>Розница ПРОФ</w:t>
      </w:r>
      <w:r w:rsidRPr="009509CE">
        <w:rPr>
          <w:lang w:val="ru-RU"/>
        </w:rPr>
        <w:t>.</w:t>
      </w:r>
    </w:p>
    <w:p w14:paraId="5BB5FAB3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</w:t>
      </w:r>
      <w:r w:rsidRPr="009509CE">
        <w:rPr>
          <w:b/>
          <w:bCs/>
          <w:lang w:val="ru-RU"/>
        </w:rPr>
        <w:t>роблема / боль</w:t>
      </w:r>
      <w:r w:rsidRPr="009509CE">
        <w:rPr>
          <w:lang w:val="ru-RU"/>
        </w:rPr>
        <w:br/>
        <w:t>Инвентаризации расходятся, перемещения между точками долгие, акции вручную.</w:t>
      </w:r>
    </w:p>
    <w:p w14:paraId="6F5F9498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Операционный директор (ЛПР). Завмаги (сопротивление).</w:t>
      </w:r>
    </w:p>
    <w:p w14:paraId="40D476D1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  <w:t xml:space="preserve">Розница ПРОФ (23 000 ₽) + КП ПРОФ 6 (36 307 ₽) + внедрение 24 ч, </w:t>
      </w:r>
      <w:r w:rsidRPr="009509CE">
        <w:rPr>
          <w:b/>
          <w:bCs/>
          <w:lang w:val="ru-RU"/>
        </w:rPr>
        <w:t>пилот 1 магазин → тираж</w:t>
      </w:r>
      <w:r w:rsidRPr="009509CE">
        <w:rPr>
          <w:lang w:val="ru-RU"/>
        </w:rPr>
        <w:t>.</w:t>
      </w:r>
    </w:p>
    <w:p w14:paraId="31DF0379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«Обещали „за месяц“ — вышло полгода и кассы падали. Не верим.»</w:t>
      </w:r>
    </w:p>
    <w:p w14:paraId="539500BD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 xml:space="preserve">- Плюсы Розницы ПРОФ: несколько точек, много кассиров, централизованные </w:t>
      </w:r>
      <w:r w:rsidRPr="009509CE">
        <w:rPr>
          <w:lang w:val="ru-RU"/>
        </w:rPr>
        <w:lastRenderedPageBreak/>
        <w:t>цены/акции, РИБ — против Базовой (одна точка, один пользовате</w:t>
      </w:r>
      <w:r w:rsidRPr="009509CE">
        <w:rPr>
          <w:lang w:val="ru-RU"/>
        </w:rPr>
        <w:t>ль).</w:t>
      </w:r>
      <w:r w:rsidRPr="009509CE">
        <w:rPr>
          <w:lang w:val="ru-RU"/>
        </w:rPr>
        <w:br/>
        <w:t xml:space="preserve">- Риск простоя снимаем этапностью и приёмкой пилота 5 </w:t>
      </w:r>
      <w:proofErr w:type="spellStart"/>
      <w:r w:rsidRPr="009509CE">
        <w:rPr>
          <w:lang w:val="ru-RU"/>
        </w:rPr>
        <w:t>р.д</w:t>
      </w:r>
      <w:proofErr w:type="spellEnd"/>
      <w:r w:rsidRPr="009509CE">
        <w:rPr>
          <w:lang w:val="ru-RU"/>
        </w:rPr>
        <w:t>., не обещанием «всем сразу».</w:t>
      </w:r>
      <w:r w:rsidRPr="009509CE">
        <w:rPr>
          <w:lang w:val="ru-RU"/>
        </w:rPr>
        <w:br/>
        <w:t>- КП ПРОФ на старте — обновления и консультации в первую неделю после запуска.</w:t>
      </w:r>
      <w:r w:rsidRPr="009509CE">
        <w:rPr>
          <w:lang w:val="ru-RU"/>
        </w:rPr>
        <w:br/>
        <w:t>- В договоре — этапы и что считаем инцидентом.</w:t>
      </w:r>
    </w:p>
    <w:p w14:paraId="164A2CF4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>Договор «1 магазин → пр</w:t>
      </w:r>
      <w:r w:rsidRPr="009509CE">
        <w:rPr>
          <w:lang w:val="ru-RU"/>
        </w:rPr>
        <w:t>иёмка → тираж» + КП ПРОФ 6.</w:t>
      </w:r>
    </w:p>
    <w:p w14:paraId="36AB3B66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«У нас такого не бывает».</w:t>
      </w:r>
      <w:r w:rsidRPr="009509CE">
        <w:rPr>
          <w:lang w:val="ru-RU"/>
        </w:rPr>
        <w:br/>
        <w:t>- Запуск сразу на 3 магазинах.</w:t>
      </w:r>
      <w:r w:rsidRPr="009509CE">
        <w:rPr>
          <w:lang w:val="ru-RU"/>
        </w:rPr>
        <w:br/>
        <w:t>- Скрытые работы.</w:t>
      </w:r>
    </w:p>
    <w:p w14:paraId="621278B7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5671CF51" wp14:editId="672B4193">
                <wp:extent cx="0" cy="19050"/>
                <wp:effectExtent l="0" t="0" r="0" b="0"/>
                <wp:docPr id="16" name="_x0000_i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79ADFB50" w14:textId="77777777" w:rsidR="00D223BB" w:rsidRPr="009509CE" w:rsidRDefault="00A40459">
      <w:pPr>
        <w:pStyle w:val="3"/>
        <w:rPr>
          <w:lang w:val="ru-RU"/>
        </w:rPr>
      </w:pPr>
      <w:bookmarkStart w:id="78" w:name="баллов-облако-vs-локаль-боимся-данных"/>
      <w:bookmarkEnd w:id="77"/>
      <w:r w:rsidRPr="009509CE">
        <w:rPr>
          <w:lang w:val="ru-RU"/>
        </w:rPr>
        <w:t xml:space="preserve">150 баллов — «Облако </w:t>
      </w:r>
      <w:r>
        <w:t>vs</w:t>
      </w:r>
      <w:r w:rsidRPr="009509CE">
        <w:rPr>
          <w:lang w:val="ru-RU"/>
        </w:rPr>
        <w:t xml:space="preserve"> </w:t>
      </w:r>
      <w:proofErr w:type="spellStart"/>
      <w:r w:rsidRPr="009509CE">
        <w:rPr>
          <w:lang w:val="ru-RU"/>
        </w:rPr>
        <w:t>локаль</w:t>
      </w:r>
      <w:proofErr w:type="spellEnd"/>
      <w:r w:rsidRPr="009509CE">
        <w:rPr>
          <w:lang w:val="ru-RU"/>
        </w:rPr>
        <w:t xml:space="preserve"> — боимся данных»</w:t>
      </w:r>
    </w:p>
    <w:p w14:paraId="228F2F6A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</w:r>
      <w:r w:rsidRPr="009509CE">
        <w:rPr>
          <w:lang w:val="ru-RU"/>
        </w:rPr>
        <w:t xml:space="preserve">Опт, 30 сотрудников. Смотрят </w:t>
      </w:r>
      <w:r w:rsidRPr="009509CE">
        <w:rPr>
          <w:b/>
          <w:bCs/>
          <w:lang w:val="ru-RU"/>
        </w:rPr>
        <w:t xml:space="preserve">Фреш УНФ ПРОФ 12 </w:t>
      </w:r>
      <w:proofErr w:type="spellStart"/>
      <w:r w:rsidRPr="009509CE">
        <w:rPr>
          <w:b/>
          <w:bCs/>
          <w:lang w:val="ru-RU"/>
        </w:rPr>
        <w:t>мес</w:t>
      </w:r>
      <w:proofErr w:type="spellEnd"/>
      <w:r w:rsidRPr="009509CE">
        <w:rPr>
          <w:lang w:val="ru-RU"/>
        </w:rPr>
        <w:t xml:space="preserve"> </w:t>
      </w:r>
      <w:r>
        <w:t>vs</w:t>
      </w:r>
      <w:r w:rsidRPr="009509CE">
        <w:rPr>
          <w:lang w:val="ru-RU"/>
        </w:rPr>
        <w:t xml:space="preserve"> локальная УНФ ПРОФ + КП.</w:t>
      </w:r>
    </w:p>
    <w:p w14:paraId="6A1AB904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  <w:t>Клиентская база в личных почтах менеджеров; при увольнениях теряют историю. Нужна единая УНФ.</w:t>
      </w:r>
    </w:p>
    <w:p w14:paraId="1E38C18C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 xml:space="preserve">Директор (ЛПР). Юрист (ЛВР). </w:t>
      </w:r>
      <w:r>
        <w:t>IT</w:t>
      </w:r>
      <w:r w:rsidRPr="009509CE">
        <w:rPr>
          <w:lang w:val="ru-RU"/>
        </w:rPr>
        <w:t>-фрила</w:t>
      </w:r>
      <w:r w:rsidRPr="009509CE">
        <w:rPr>
          <w:lang w:val="ru-RU"/>
        </w:rPr>
        <w:t>нсер (ЛВР).</w:t>
      </w:r>
    </w:p>
    <w:p w14:paraId="0265CB57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  <w:t xml:space="preserve">А) </w:t>
      </w:r>
      <w:r>
        <w:t>Fresh</w:t>
      </w:r>
      <w:r w:rsidRPr="009509CE">
        <w:rPr>
          <w:lang w:val="ru-RU"/>
        </w:rPr>
        <w:t xml:space="preserve"> УНФ ПРОФ 12 — </w:t>
      </w:r>
      <w:r w:rsidRPr="009509CE">
        <w:rPr>
          <w:b/>
          <w:bCs/>
          <w:lang w:val="ru-RU"/>
        </w:rPr>
        <w:t>57 000 ₽</w:t>
      </w:r>
      <w:r w:rsidRPr="009509CE">
        <w:rPr>
          <w:lang w:val="ru-RU"/>
        </w:rPr>
        <w:t xml:space="preserve"> + внедрение.</w:t>
      </w:r>
      <w:r w:rsidRPr="009509CE">
        <w:rPr>
          <w:lang w:val="ru-RU"/>
        </w:rPr>
        <w:br/>
        <w:t xml:space="preserve">Б) Локальная УНФ ПРОФ </w:t>
      </w:r>
      <w:r w:rsidRPr="009509CE">
        <w:rPr>
          <w:b/>
          <w:bCs/>
          <w:lang w:val="ru-RU"/>
        </w:rPr>
        <w:t>30 600</w:t>
      </w:r>
      <w:r w:rsidRPr="009509CE">
        <w:rPr>
          <w:lang w:val="ru-RU"/>
        </w:rPr>
        <w:t xml:space="preserve"> + КП ПРОФ 12 </w:t>
      </w:r>
      <w:r w:rsidRPr="009509CE">
        <w:rPr>
          <w:b/>
          <w:bCs/>
          <w:lang w:val="ru-RU"/>
        </w:rPr>
        <w:t>68 400</w:t>
      </w:r>
      <w:r w:rsidRPr="009509CE">
        <w:rPr>
          <w:lang w:val="ru-RU"/>
        </w:rPr>
        <w:t xml:space="preserve"> + внедрение + регламент бэкапов.</w:t>
      </w:r>
    </w:p>
    <w:p w14:paraId="163673EB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«Если утечёт из облака — кто виноват? Лучше локально.»</w:t>
      </w:r>
    </w:p>
    <w:p w14:paraId="4209B166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>Плюсы 1С:</w:t>
      </w:r>
      <w:r w:rsidRPr="009509CE">
        <w:rPr>
          <w:lang w:val="ru-RU"/>
        </w:rPr>
        <w:t xml:space="preserve">УНФ ПРОФ одинаковы и для локальной, и для облачной версии: единые заказы, деньги, </w:t>
      </w:r>
      <w:r>
        <w:t>CRM</w:t>
      </w:r>
      <w:r w:rsidRPr="009509CE">
        <w:rPr>
          <w:lang w:val="ru-RU"/>
        </w:rPr>
        <w:t>, права пользователей. Это лечит боль с клиентской базой в личных почтах менеджеров — неважно, где стоит программа.</w:t>
      </w:r>
    </w:p>
    <w:p w14:paraId="08E77B49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lang w:val="ru-RU"/>
        </w:rPr>
        <w:t>Разница между моделями:</w:t>
      </w:r>
    </w:p>
    <w:p w14:paraId="33716235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>
        <w:t>Fresh</w:t>
      </w:r>
      <w:r w:rsidRPr="009509CE">
        <w:rPr>
          <w:lang w:val="ru-RU"/>
        </w:rPr>
        <w:t xml:space="preserve"> (облако)</w:t>
      </w:r>
      <w:r w:rsidRPr="009509CE">
        <w:rPr>
          <w:lang w:val="ru-RU"/>
        </w:rPr>
        <w:t xml:space="preserve"> — обновления и доступность уже включены в тариф;</w:t>
      </w:r>
    </w:p>
    <w:p w14:paraId="1FD1580F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lang w:val="ru-RU"/>
        </w:rPr>
        <w:t>локальная версия + КП ПРОФ — обновления, сервисы, архив и линия консультаций по договору поддержки.</w:t>
      </w:r>
    </w:p>
    <w:p w14:paraId="3D2BF1E5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lang w:val="ru-RU"/>
        </w:rPr>
        <w:t>Стоимость владения за 12 месяцев (только программное обеспечение):</w:t>
      </w:r>
    </w:p>
    <w:p w14:paraId="59EBABBE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>
        <w:t>Fresh</w:t>
      </w:r>
      <w:r w:rsidRPr="009509CE">
        <w:rPr>
          <w:lang w:val="ru-RU"/>
        </w:rPr>
        <w:t xml:space="preserve"> — 57 000 ₽;</w:t>
      </w:r>
    </w:p>
    <w:p w14:paraId="412871CA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lang w:val="ru-RU"/>
        </w:rPr>
        <w:t xml:space="preserve">локальная — 30 600 + </w:t>
      </w:r>
      <w:r w:rsidRPr="009509CE">
        <w:rPr>
          <w:lang w:val="ru-RU"/>
        </w:rPr>
        <w:t>68 400 ≈ 99 000 ₽ (плюс свои резервные копии).</w:t>
      </w:r>
    </w:p>
    <w:p w14:paraId="47A21D16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lang w:val="ru-RU"/>
        </w:rPr>
        <w:lastRenderedPageBreak/>
        <w:t>В договоре прописываем: матрицу прав доступа (таблица, в которой наглядно расписано: кто из сотрудников и к каким данным или разделам программы имеет доступ и что именно может делать.</w:t>
      </w:r>
      <w:r w:rsidRPr="009509CE">
        <w:rPr>
          <w:rFonts w:ascii="Liberation Sans" w:eastAsia="Liberation Sans" w:hAnsi="Liberation Sans" w:cs="Liberation Sans"/>
          <w:color w:val="0F1115"/>
          <w:highlight w:val="white"/>
          <w:lang w:val="ru-RU"/>
        </w:rPr>
        <w:t>)</w:t>
      </w:r>
      <w:r w:rsidRPr="009509CE">
        <w:rPr>
          <w:lang w:val="ru-RU"/>
        </w:rPr>
        <w:t>, соглашение о неразглаше</w:t>
      </w:r>
      <w:r w:rsidRPr="009509CE">
        <w:rPr>
          <w:lang w:val="ru-RU"/>
        </w:rPr>
        <w:t xml:space="preserve">нии, зоны ответственности. Тяжёлые корпоративные контуры (КОРП, </w:t>
      </w:r>
      <w:r>
        <w:t>ERP</w:t>
      </w:r>
      <w:r w:rsidRPr="009509CE">
        <w:rPr>
          <w:lang w:val="ru-RU"/>
        </w:rPr>
        <w:t>) не предлагаем — это не ваш сегмент.</w:t>
      </w:r>
    </w:p>
    <w:p w14:paraId="3142B281" w14:textId="77777777" w:rsidR="00D223BB" w:rsidRPr="009509CE" w:rsidRDefault="00A40459">
      <w:pPr>
        <w:pStyle w:val="a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 xml:space="preserve">Встреча на 1 час с юристом и </w:t>
      </w:r>
      <w:r>
        <w:t>IT</w:t>
      </w:r>
      <w:r w:rsidRPr="009509CE">
        <w:rPr>
          <w:lang w:val="ru-RU"/>
        </w:rPr>
        <w:t>-специалистом клиента. Разбираем чек-лист рисков: где хранятся данные, кто имеет доступ, что происходит п</w:t>
      </w:r>
      <w:r w:rsidRPr="009509CE">
        <w:rPr>
          <w:lang w:val="ru-RU"/>
        </w:rPr>
        <w:t>ри увольнении сотрудника, как делаются резервные копии, кто отвечает за утечку. По итогам клиент выбирает модель — облако или локальная версия. Затем подписываем договор</w:t>
      </w:r>
    </w:p>
    <w:p w14:paraId="66C6CCB6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«В облаке утечек не бывает».</w:t>
      </w:r>
      <w:r w:rsidRPr="009509CE">
        <w:rPr>
          <w:lang w:val="ru-RU"/>
        </w:rPr>
        <w:br/>
        <w:t>- Отказ обсуждать ответственность.</w:t>
      </w:r>
      <w:r w:rsidRPr="009509CE">
        <w:rPr>
          <w:lang w:val="ru-RU"/>
        </w:rPr>
        <w:br/>
      </w:r>
      <w:r w:rsidRPr="009509CE">
        <w:rPr>
          <w:lang w:val="ru-RU"/>
        </w:rPr>
        <w:t xml:space="preserve">- Навязывание только </w:t>
      </w:r>
      <w:r>
        <w:t>Fresh</w:t>
      </w:r>
      <w:r w:rsidRPr="009509CE">
        <w:rPr>
          <w:lang w:val="ru-RU"/>
        </w:rPr>
        <w:t xml:space="preserve"> «потому что модно».</w:t>
      </w:r>
    </w:p>
    <w:p w14:paraId="73A857C0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017F7FF8" wp14:editId="135CFF39">
                <wp:extent cx="0" cy="19050"/>
                <wp:effectExtent l="0" t="0" r="0" b="0"/>
                <wp:docPr id="17" name="_x0000_i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1C3B67B3" w14:textId="77777777" w:rsidR="00D223BB" w:rsidRPr="009509CE" w:rsidRDefault="00A40459">
      <w:pPr>
        <w:pStyle w:val="2"/>
        <w:rPr>
          <w:lang w:val="ru-RU"/>
        </w:rPr>
      </w:pPr>
      <w:bookmarkStart w:id="79" w:name="тема-5.-лпр"/>
      <w:bookmarkEnd w:id="74"/>
      <w:bookmarkEnd w:id="78"/>
      <w:r w:rsidRPr="009509CE">
        <w:rPr>
          <w:lang w:val="ru-RU"/>
        </w:rPr>
        <w:t>Тема 5. ЛПР</w:t>
      </w:r>
    </w:p>
    <w:p w14:paraId="2E05F6C0" w14:textId="77777777" w:rsidR="00D223BB" w:rsidRPr="009509CE" w:rsidRDefault="00A40459">
      <w:pPr>
        <w:pStyle w:val="3"/>
        <w:rPr>
          <w:lang w:val="ru-RU"/>
        </w:rPr>
      </w:pPr>
      <w:bookmarkStart w:id="80" w:name="баллов-я-только-собираю-информацию"/>
      <w:r w:rsidRPr="009509CE">
        <w:rPr>
          <w:lang w:val="ru-RU"/>
        </w:rPr>
        <w:t>30 баллов — «Я только собираю информацию»</w:t>
      </w:r>
    </w:p>
    <w:p w14:paraId="35D7EA7C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 xml:space="preserve">Малый опт. Бухгалтер на </w:t>
      </w:r>
      <w:r w:rsidRPr="009509CE">
        <w:rPr>
          <w:b/>
          <w:bCs/>
          <w:lang w:val="ru-RU"/>
        </w:rPr>
        <w:t>БП Базовая</w:t>
      </w:r>
      <w:r w:rsidRPr="009509CE">
        <w:rPr>
          <w:lang w:val="ru-RU"/>
        </w:rPr>
        <w:t>, упёрлись в 1 пользователя и права.</w:t>
      </w:r>
    </w:p>
    <w:p w14:paraId="374B5C82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  <w:t>Нельзя дать менеджеру сверки без полно</w:t>
      </w:r>
      <w:r w:rsidRPr="009509CE">
        <w:rPr>
          <w:lang w:val="ru-RU"/>
        </w:rPr>
        <w:t>го доступа; звонки «пришлите акт сверки».</w:t>
      </w:r>
    </w:p>
    <w:p w14:paraId="6128A950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Главный бухгалтер (ЛВР). Директор — ЛПР, отсутствует.</w:t>
      </w:r>
    </w:p>
    <w:p w14:paraId="6FF443D7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  <w:t xml:space="preserve">Апгрейд </w:t>
      </w:r>
      <w:r w:rsidRPr="009509CE">
        <w:rPr>
          <w:b/>
          <w:bCs/>
          <w:lang w:val="ru-RU"/>
        </w:rPr>
        <w:t>БП ПРОФ (23 000 ₽)</w:t>
      </w:r>
      <w:r w:rsidRPr="009509CE">
        <w:rPr>
          <w:lang w:val="ru-RU"/>
        </w:rPr>
        <w:t xml:space="preserve"> + </w:t>
      </w:r>
      <w:r w:rsidRPr="009509CE">
        <w:rPr>
          <w:b/>
          <w:bCs/>
          <w:lang w:val="ru-RU"/>
        </w:rPr>
        <w:t>КП ПРОФ 6 (36 307 ₽)</w:t>
      </w:r>
      <w:r w:rsidRPr="009509CE">
        <w:rPr>
          <w:lang w:val="ru-RU"/>
        </w:rPr>
        <w:t xml:space="preserve"> + 3 ч настройки прав (10 980 ₽).</w:t>
      </w:r>
    </w:p>
    <w:p w14:paraId="08DB90E3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«Решение принимае</w:t>
      </w:r>
      <w:r w:rsidRPr="009509CE">
        <w:rPr>
          <w:lang w:val="ru-RU"/>
        </w:rPr>
        <w:t>т директор, я не могу согласовать.»</w:t>
      </w:r>
    </w:p>
    <w:p w14:paraId="6A51F8A7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>- Бухгалтер — ключевой ЛВР учёта.</w:t>
      </w:r>
      <w:r w:rsidRPr="009509CE">
        <w:rPr>
          <w:lang w:val="ru-RU"/>
        </w:rPr>
        <w:br/>
        <w:t xml:space="preserve">- 1 стр. для директора: ограничение Базовой (1 пользователь, нельзя гибко раздать права как в ПРОФ) → ПРОФ + КП (обновления, консультации) → сумма </w:t>
      </w:r>
      <w:r w:rsidRPr="009509CE">
        <w:rPr>
          <w:b/>
          <w:bCs/>
          <w:lang w:val="ru-RU"/>
        </w:rPr>
        <w:t>~70 287 ₽</w:t>
      </w:r>
      <w:r w:rsidRPr="009509CE">
        <w:rPr>
          <w:lang w:val="ru-RU"/>
        </w:rPr>
        <w:t xml:space="preserve"> → срок.</w:t>
      </w:r>
      <w:r w:rsidRPr="009509CE">
        <w:rPr>
          <w:lang w:val="ru-RU"/>
        </w:rPr>
        <w:br/>
      </w:r>
      <w:r w:rsidRPr="009509CE">
        <w:rPr>
          <w:lang w:val="ru-RU"/>
        </w:rPr>
        <w:t>- Плюсы ПРОФ формулируем языком директора: меньше звонков на сверки, контроль доступа, запас на рост.</w:t>
      </w:r>
    </w:p>
    <w:p w14:paraId="65BD149A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>Согласовать текст с бухгалтером и слот 15 мин с директором / его комментарий до конца недели.</w:t>
      </w:r>
    </w:p>
    <w:p w14:paraId="21CC5467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Обход бухгалтера.</w:t>
      </w:r>
      <w:r w:rsidRPr="009509CE">
        <w:rPr>
          <w:lang w:val="ru-RU"/>
        </w:rPr>
        <w:br/>
      </w:r>
      <w:r w:rsidRPr="009509CE">
        <w:rPr>
          <w:lang w:val="ru-RU"/>
        </w:rPr>
        <w:lastRenderedPageBreak/>
        <w:t>- «Пр</w:t>
      </w:r>
      <w:r w:rsidRPr="009509CE">
        <w:rPr>
          <w:lang w:val="ru-RU"/>
        </w:rPr>
        <w:t>одавите директора».</w:t>
      </w:r>
      <w:r w:rsidRPr="009509CE">
        <w:rPr>
          <w:lang w:val="ru-RU"/>
        </w:rPr>
        <w:br/>
        <w:t>- КП на 10 стр. без сумм.</w:t>
      </w:r>
    </w:p>
    <w:p w14:paraId="36CEC1F2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71B7F50A" wp14:editId="394062FA">
                <wp:extent cx="0" cy="19050"/>
                <wp:effectExtent l="0" t="0" r="0" b="0"/>
                <wp:docPr id="18" name="_x0000_i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34F3222D" w14:textId="77777777" w:rsidR="00D223BB" w:rsidRPr="009509CE" w:rsidRDefault="00A40459">
      <w:pPr>
        <w:pStyle w:val="3"/>
        <w:rPr>
          <w:lang w:val="ru-RU"/>
        </w:rPr>
      </w:pPr>
      <w:bookmarkStart w:id="81" w:name="X5d80c9938c45557005e869c91934b6542f9a960"/>
      <w:bookmarkEnd w:id="80"/>
      <w:r w:rsidRPr="009509CE">
        <w:rPr>
          <w:lang w:val="ru-RU"/>
        </w:rPr>
        <w:t>70 баллов — «Директор сказал нет, а складу нужно»</w:t>
      </w:r>
    </w:p>
    <w:p w14:paraId="6E72FA34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>Склад + продажи, инициатива начальника склада.</w:t>
      </w:r>
    </w:p>
    <w:p w14:paraId="4BF57F45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</w:r>
      <w:r w:rsidRPr="009509CE">
        <w:rPr>
          <w:lang w:val="ru-RU"/>
        </w:rPr>
        <w:t>Резервы не держатся, отгрузки с ошибками.</w:t>
      </w:r>
    </w:p>
    <w:p w14:paraId="242066F0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Начальник склада (ЛВР). Директор ранее: «дорого, не сейчас».</w:t>
      </w:r>
    </w:p>
    <w:p w14:paraId="0A19DC1C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</w:r>
      <w:r w:rsidRPr="009509CE">
        <w:rPr>
          <w:b/>
          <w:bCs/>
          <w:lang w:val="ru-RU"/>
        </w:rPr>
        <w:t>УТ ПРОФ (39 700 ₽)</w:t>
      </w:r>
      <w:r w:rsidRPr="009509CE">
        <w:rPr>
          <w:lang w:val="ru-RU"/>
        </w:rPr>
        <w:t xml:space="preserve"> + КП ПРОФ 6 (36 307 ₽) + внедрение склада/заказов 16 ч (</w:t>
      </w:r>
      <w:r w:rsidRPr="009509CE">
        <w:rPr>
          <w:b/>
          <w:bCs/>
          <w:lang w:val="ru-RU"/>
        </w:rPr>
        <w:t>48 000 ₽</w:t>
      </w:r>
      <w:r w:rsidRPr="009509CE">
        <w:rPr>
          <w:lang w:val="ru-RU"/>
        </w:rPr>
        <w:t xml:space="preserve">) ≈ </w:t>
      </w:r>
      <w:r w:rsidRPr="009509CE">
        <w:rPr>
          <w:b/>
          <w:bCs/>
          <w:lang w:val="ru-RU"/>
        </w:rPr>
        <w:t>124 007 ₽</w:t>
      </w:r>
      <w:r w:rsidRPr="009509CE">
        <w:rPr>
          <w:lang w:val="ru-RU"/>
        </w:rPr>
        <w:t>.</w:t>
      </w:r>
    </w:p>
    <w:p w14:paraId="1D1DC643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«Директор уже сказал „нет“. Я ничего не могу.»</w:t>
      </w:r>
    </w:p>
    <w:p w14:paraId="1A4BB2A3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  <w:t xml:space="preserve">- Не просим «продавить». Даём язык директора: 5 кейсов </w:t>
      </w:r>
      <w:proofErr w:type="spellStart"/>
      <w:r w:rsidRPr="009509CE">
        <w:rPr>
          <w:lang w:val="ru-RU"/>
        </w:rPr>
        <w:t>пересорта</w:t>
      </w:r>
      <w:proofErr w:type="spellEnd"/>
      <w:r w:rsidRPr="009509CE">
        <w:rPr>
          <w:lang w:val="ru-RU"/>
        </w:rPr>
        <w:t xml:space="preserve"> в рублях за месяц + стоимость</w:t>
      </w:r>
      <w:r w:rsidRPr="009509CE">
        <w:rPr>
          <w:lang w:val="ru-RU"/>
        </w:rPr>
        <w:t xml:space="preserve"> этапа + плюсы УТ ПРОФ (резервы, склад, много пользователей — Базовая УТ складской команде не подойдёт).</w:t>
      </w:r>
      <w:r w:rsidRPr="009509CE">
        <w:rPr>
          <w:lang w:val="ru-RU"/>
        </w:rPr>
        <w:br/>
        <w:t>- КП ПРОФ — чтобы после запуска остатки не «отстали» по релизам/консультациям.</w:t>
      </w:r>
      <w:r w:rsidRPr="009509CE">
        <w:rPr>
          <w:lang w:val="ru-RU"/>
        </w:rPr>
        <w:br/>
        <w:t>- Можно урезать пилот до 10–12 ч только резервы/остатки.</w:t>
      </w:r>
    </w:p>
    <w:p w14:paraId="6510D6D4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</w:r>
      <w:r w:rsidRPr="009509CE">
        <w:rPr>
          <w:lang w:val="ru-RU"/>
        </w:rPr>
        <w:t>Собрать 5 примеров потерь за 30 дней → 20 минут с директором на экономику.</w:t>
      </w:r>
    </w:p>
    <w:p w14:paraId="520E6505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«Директор неэффективный».</w:t>
      </w:r>
      <w:r w:rsidRPr="009509CE">
        <w:rPr>
          <w:lang w:val="ru-RU"/>
        </w:rPr>
        <w:br/>
        <w:t>- Тайные переговоры против ЛПР.</w:t>
      </w:r>
      <w:r w:rsidRPr="009509CE">
        <w:rPr>
          <w:lang w:val="ru-RU"/>
        </w:rPr>
        <w:br/>
        <w:t>- Обещания складу вне этапа 1.</w:t>
      </w:r>
    </w:p>
    <w:p w14:paraId="0D466123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7621E70F" wp14:editId="0DAA2D47">
                <wp:extent cx="0" cy="19050"/>
                <wp:effectExtent l="0" t="0" r="0" b="0"/>
                <wp:docPr id="19" name="_x0000_i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600939E7" w14:textId="77777777" w:rsidR="00D223BB" w:rsidRPr="009509CE" w:rsidRDefault="00A40459">
      <w:pPr>
        <w:pStyle w:val="3"/>
        <w:rPr>
          <w:lang w:val="ru-RU"/>
        </w:rPr>
      </w:pPr>
      <w:bookmarkStart w:id="82" w:name="баллов-без-визы-it-не-согласуем"/>
      <w:bookmarkEnd w:id="81"/>
      <w:r w:rsidRPr="009509CE">
        <w:rPr>
          <w:lang w:val="ru-RU"/>
        </w:rPr>
        <w:t xml:space="preserve">100 баллов — «Без визы </w:t>
      </w:r>
      <w:r>
        <w:t>IT</w:t>
      </w:r>
      <w:r w:rsidRPr="009509CE">
        <w:rPr>
          <w:lang w:val="ru-RU"/>
        </w:rPr>
        <w:t xml:space="preserve"> не согласуем»</w:t>
      </w:r>
    </w:p>
    <w:p w14:paraId="5CFF49FA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>2 ю</w:t>
      </w:r>
      <w:r w:rsidRPr="009509CE">
        <w:rPr>
          <w:lang w:val="ru-RU"/>
        </w:rPr>
        <w:t xml:space="preserve">рлица, </w:t>
      </w:r>
      <w:proofErr w:type="spellStart"/>
      <w:r w:rsidRPr="009509CE">
        <w:rPr>
          <w:lang w:val="ru-RU"/>
        </w:rPr>
        <w:t>розница+опт</w:t>
      </w:r>
      <w:proofErr w:type="spellEnd"/>
      <w:r w:rsidRPr="009509CE">
        <w:rPr>
          <w:lang w:val="ru-RU"/>
        </w:rPr>
        <w:t xml:space="preserve">. Нужны </w:t>
      </w:r>
      <w:r w:rsidRPr="009509CE">
        <w:rPr>
          <w:b/>
          <w:bCs/>
          <w:lang w:val="ru-RU"/>
        </w:rPr>
        <w:t>Розница ПРОФ</w:t>
      </w:r>
      <w:r w:rsidRPr="009509CE">
        <w:rPr>
          <w:lang w:val="ru-RU"/>
        </w:rPr>
        <w:t xml:space="preserve"> + обмен в </w:t>
      </w:r>
      <w:r w:rsidRPr="009509CE">
        <w:rPr>
          <w:b/>
          <w:bCs/>
          <w:lang w:val="ru-RU"/>
        </w:rPr>
        <w:t>БП ПРОФ</w:t>
      </w:r>
      <w:r w:rsidRPr="009509CE">
        <w:rPr>
          <w:lang w:val="ru-RU"/>
        </w:rPr>
        <w:t>, плюс КП.</w:t>
      </w:r>
    </w:p>
    <w:p w14:paraId="48C5EDB6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  <w:t>Продажи закрываются поздно, в бухгалтерию документы доезжают вручную.</w:t>
      </w:r>
    </w:p>
    <w:p w14:paraId="6C3D3C8D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 xml:space="preserve">Главный бухгалтер (инициатор). </w:t>
      </w:r>
      <w:r>
        <w:t>IT</w:t>
      </w:r>
      <w:r w:rsidRPr="009509CE">
        <w:rPr>
          <w:lang w:val="ru-RU"/>
        </w:rPr>
        <w:t xml:space="preserve"> (обязательный ЛВР). Директор (ЛПР бюдж</w:t>
      </w:r>
      <w:r w:rsidRPr="009509CE">
        <w:rPr>
          <w:lang w:val="ru-RU"/>
        </w:rPr>
        <w:t>ета).</w:t>
      </w:r>
    </w:p>
    <w:p w14:paraId="0448DA79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lastRenderedPageBreak/>
        <w:t>4. Что предложили</w:t>
      </w:r>
      <w:r w:rsidRPr="009509CE">
        <w:rPr>
          <w:lang w:val="ru-RU"/>
        </w:rPr>
        <w:br/>
        <w:t xml:space="preserve">Розница ПРОФ (23 000) + БП ПРОФ (23 000) + </w:t>
      </w:r>
      <w:r w:rsidRPr="009509CE">
        <w:rPr>
          <w:b/>
          <w:bCs/>
          <w:lang w:val="ru-RU"/>
        </w:rPr>
        <w:t>КП ПРОФ 12 (68 400)</w:t>
      </w:r>
      <w:r w:rsidRPr="009509CE">
        <w:rPr>
          <w:lang w:val="ru-RU"/>
        </w:rPr>
        <w:t xml:space="preserve"> на основной контур сопровождения + обмен/внедрение 28 ч (</w:t>
      </w:r>
      <w:r w:rsidRPr="009509CE">
        <w:rPr>
          <w:b/>
          <w:bCs/>
          <w:lang w:val="ru-RU"/>
        </w:rPr>
        <w:t>84 000</w:t>
      </w:r>
      <w:r w:rsidRPr="009509CE">
        <w:rPr>
          <w:lang w:val="ru-RU"/>
        </w:rPr>
        <w:t>) + 4 ч консультаций.</w:t>
      </w:r>
    </w:p>
    <w:p w14:paraId="79F20123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 xml:space="preserve">«Без одобрения </w:t>
      </w:r>
      <w:r>
        <w:t>IT</w:t>
      </w:r>
      <w:r w:rsidRPr="009509CE">
        <w:rPr>
          <w:lang w:val="ru-RU"/>
        </w:rPr>
        <w:t xml:space="preserve"> ничего не согласуем. </w:t>
      </w:r>
      <w:r>
        <w:t>IT</w:t>
      </w:r>
      <w:r w:rsidRPr="009509CE">
        <w:rPr>
          <w:lang w:val="ru-RU"/>
        </w:rPr>
        <w:t>: „напишите ТЗ и ждите“.»</w:t>
      </w:r>
    </w:p>
    <w:p w14:paraId="542289DC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 xml:space="preserve">6. </w:t>
      </w:r>
      <w:r w:rsidRPr="009509CE">
        <w:rPr>
          <w:b/>
          <w:bCs/>
          <w:lang w:val="ru-RU"/>
        </w:rPr>
        <w:t>Оптимальный ответ</w:t>
      </w:r>
      <w:r w:rsidRPr="009509CE">
        <w:rPr>
          <w:lang w:val="ru-RU"/>
        </w:rPr>
        <w:br/>
        <w:t xml:space="preserve">- </w:t>
      </w:r>
      <w:r>
        <w:t>IT</w:t>
      </w:r>
      <w:r w:rsidRPr="009509CE">
        <w:rPr>
          <w:lang w:val="ru-RU"/>
        </w:rPr>
        <w:t xml:space="preserve"> — правильный ЛВР по архитектуре. Короткое ТЗ: базы, пользователи, обмен, бэкапы, кто админ.</w:t>
      </w:r>
      <w:r w:rsidRPr="009509CE">
        <w:rPr>
          <w:lang w:val="ru-RU"/>
        </w:rPr>
        <w:br/>
        <w:t xml:space="preserve">- Плюсы ПРОФ-версий: многопользовательский режим, обмен, возможность </w:t>
      </w:r>
      <w:proofErr w:type="spellStart"/>
      <w:r w:rsidRPr="009509CE">
        <w:rPr>
          <w:lang w:val="ru-RU"/>
        </w:rPr>
        <w:t>донастройки</w:t>
      </w:r>
      <w:proofErr w:type="spellEnd"/>
      <w:r w:rsidRPr="009509CE">
        <w:rPr>
          <w:lang w:val="ru-RU"/>
        </w:rPr>
        <w:t xml:space="preserve"> — Базовые версии сеть/обменный контур не вытянут.</w:t>
      </w:r>
      <w:r w:rsidRPr="009509CE">
        <w:rPr>
          <w:lang w:val="ru-RU"/>
        </w:rPr>
        <w:br/>
        <w:t xml:space="preserve">- КП ПРОФ </w:t>
      </w:r>
      <w:r w:rsidRPr="009509CE">
        <w:rPr>
          <w:lang w:val="ru-RU"/>
        </w:rPr>
        <w:t>— обновления обоих контуров и консультации после обмена.</w:t>
      </w:r>
      <w:r w:rsidRPr="009509CE">
        <w:rPr>
          <w:lang w:val="ru-RU"/>
        </w:rPr>
        <w:br/>
        <w:t xml:space="preserve">- </w:t>
      </w:r>
      <w:proofErr w:type="spellStart"/>
      <w:r w:rsidRPr="009509CE">
        <w:rPr>
          <w:lang w:val="ru-RU"/>
        </w:rPr>
        <w:t>Техпресейл</w:t>
      </w:r>
      <w:proofErr w:type="spellEnd"/>
      <w:r w:rsidRPr="009509CE">
        <w:rPr>
          <w:lang w:val="ru-RU"/>
        </w:rPr>
        <w:t xml:space="preserve"> 2 ч (7 320 ₽) для </w:t>
      </w:r>
      <w:r>
        <w:t>IT</w:t>
      </w:r>
      <w:r w:rsidRPr="009509CE">
        <w:rPr>
          <w:lang w:val="ru-RU"/>
        </w:rPr>
        <w:t xml:space="preserve"> → виза «технически </w:t>
      </w:r>
      <w:proofErr w:type="spellStart"/>
      <w:r w:rsidRPr="009509CE">
        <w:rPr>
          <w:lang w:val="ru-RU"/>
        </w:rPr>
        <w:t>ок</w:t>
      </w:r>
      <w:proofErr w:type="spellEnd"/>
      <w:r w:rsidRPr="009509CE">
        <w:rPr>
          <w:lang w:val="ru-RU"/>
        </w:rPr>
        <w:t>» → директор.</w:t>
      </w:r>
    </w:p>
    <w:p w14:paraId="4C0F975C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</w:r>
      <w:proofErr w:type="spellStart"/>
      <w:r w:rsidRPr="009509CE">
        <w:rPr>
          <w:lang w:val="ru-RU"/>
        </w:rPr>
        <w:t>Созвон</w:t>
      </w:r>
      <w:proofErr w:type="spellEnd"/>
      <w:r w:rsidRPr="009509CE">
        <w:rPr>
          <w:lang w:val="ru-RU"/>
        </w:rPr>
        <w:t xml:space="preserve"> </w:t>
      </w:r>
      <w:r>
        <w:t>IT</w:t>
      </w:r>
      <w:r w:rsidRPr="009509CE">
        <w:rPr>
          <w:lang w:val="ru-RU"/>
        </w:rPr>
        <w:t>+</w:t>
      </w:r>
      <w:proofErr w:type="spellStart"/>
      <w:r w:rsidRPr="009509CE">
        <w:rPr>
          <w:lang w:val="ru-RU"/>
        </w:rPr>
        <w:t>бухгалтер+мы</w:t>
      </w:r>
      <w:proofErr w:type="spellEnd"/>
      <w:r w:rsidRPr="009509CE">
        <w:rPr>
          <w:lang w:val="ru-RU"/>
        </w:rPr>
        <w:t xml:space="preserve"> → смета с письменным или устным подтверждением</w:t>
      </w:r>
      <w:r>
        <w:t> </w:t>
      </w:r>
      <w:r w:rsidRPr="009509CE">
        <w:rPr>
          <w:lang w:val="ru-RU"/>
        </w:rPr>
        <w:t xml:space="preserve"> </w:t>
      </w:r>
      <w:r>
        <w:t>IT</w:t>
      </w:r>
      <w:r w:rsidRPr="009509CE">
        <w:rPr>
          <w:lang w:val="ru-RU"/>
        </w:rPr>
        <w:t xml:space="preserve"> на стол директору.</w:t>
      </w:r>
    </w:p>
    <w:p w14:paraId="0D2E877B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 xml:space="preserve">- </w:t>
      </w:r>
      <w:r w:rsidRPr="009509CE">
        <w:rPr>
          <w:lang w:val="ru-RU"/>
        </w:rPr>
        <w:t xml:space="preserve">Обход </w:t>
      </w:r>
      <w:r>
        <w:t>IT</w:t>
      </w:r>
      <w:r w:rsidRPr="009509CE">
        <w:rPr>
          <w:lang w:val="ru-RU"/>
        </w:rPr>
        <w:t>.</w:t>
      </w:r>
      <w:r w:rsidRPr="009509CE">
        <w:rPr>
          <w:lang w:val="ru-RU"/>
        </w:rPr>
        <w:br/>
        <w:t>- ТЗ на 40 страниц сразу.</w:t>
      </w:r>
      <w:r w:rsidRPr="009509CE">
        <w:rPr>
          <w:lang w:val="ru-RU"/>
        </w:rPr>
        <w:br/>
        <w:t>- «Обмен и так заведётся».</w:t>
      </w:r>
    </w:p>
    <w:p w14:paraId="4D10321B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5497B5F6" wp14:editId="5B2C8EE8">
                <wp:extent cx="0" cy="19050"/>
                <wp:effectExtent l="0" t="0" r="0" b="0"/>
                <wp:docPr id="20" name="_x0000_i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015F0709" w14:textId="77777777" w:rsidR="00D223BB" w:rsidRPr="009509CE" w:rsidRDefault="00A40459">
      <w:pPr>
        <w:pStyle w:val="3"/>
        <w:rPr>
          <w:lang w:val="ru-RU"/>
        </w:rPr>
      </w:pPr>
      <w:bookmarkStart w:id="83" w:name="X5bbbb46331b782eabc1b529e00da2cdc1ef1f82"/>
      <w:bookmarkEnd w:id="82"/>
      <w:r w:rsidRPr="009509CE">
        <w:rPr>
          <w:lang w:val="ru-RU"/>
        </w:rPr>
        <w:t>150 баллов — «Собственник занят, всё через „менеджера проекта“»</w:t>
      </w:r>
    </w:p>
    <w:p w14:paraId="359D93DA" w14:textId="77777777" w:rsidR="00D223BB" w:rsidRPr="009509CE" w:rsidRDefault="00A40459">
      <w:pPr>
        <w:pStyle w:val="FirstParagraph"/>
        <w:rPr>
          <w:lang w:val="ru-RU"/>
        </w:rPr>
      </w:pPr>
      <w:r w:rsidRPr="009509CE">
        <w:rPr>
          <w:b/>
          <w:bCs/>
          <w:lang w:val="ru-RU"/>
        </w:rPr>
        <w:t>1. Клиент и деятельность</w:t>
      </w:r>
      <w:r w:rsidRPr="009509CE">
        <w:rPr>
          <w:lang w:val="ru-RU"/>
        </w:rPr>
        <w:br/>
        <w:t xml:space="preserve">2 ООО: услуги + материалы. Нужны </w:t>
      </w:r>
      <w:r w:rsidRPr="009509CE">
        <w:rPr>
          <w:b/>
          <w:bCs/>
          <w:lang w:val="ru-RU"/>
        </w:rPr>
        <w:t>УНФ ПРОФ</w:t>
      </w:r>
      <w:r w:rsidRPr="009509CE">
        <w:rPr>
          <w:lang w:val="ru-RU"/>
        </w:rPr>
        <w:t xml:space="preserve"> + КП ПРОФ + внедрение + часы обучения.</w:t>
      </w:r>
    </w:p>
    <w:p w14:paraId="793DD2C8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2. Проблема / боль</w:t>
      </w:r>
      <w:r w:rsidRPr="009509CE">
        <w:rPr>
          <w:lang w:val="ru-RU"/>
        </w:rPr>
        <w:br/>
        <w:t>Не</w:t>
      </w:r>
      <w:r w:rsidRPr="009509CE">
        <w:rPr>
          <w:lang w:val="ru-RU"/>
        </w:rPr>
        <w:t>т маржи по проектам, скидки без контроля.</w:t>
      </w:r>
    </w:p>
    <w:p w14:paraId="53CC3DFD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3. С кем говорим / интересы</w:t>
      </w:r>
      <w:r w:rsidRPr="009509CE">
        <w:rPr>
          <w:lang w:val="ru-RU"/>
        </w:rPr>
        <w:br/>
        <w:t>Менеджер проекта клиента (фильтр/ЛВР). Собственник — ЛПР. РОП и бухгалтер — пользователи.</w:t>
      </w:r>
    </w:p>
    <w:p w14:paraId="5D72EC26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4. Что предложили</w:t>
      </w:r>
      <w:r w:rsidRPr="009509CE">
        <w:rPr>
          <w:lang w:val="ru-RU"/>
        </w:rPr>
        <w:br/>
        <w:t>УНФ ПРОФ (30 600) + КП ПРОФ 12 (68 400) + внедрение 32 ч (</w:t>
      </w:r>
      <w:r w:rsidRPr="009509CE">
        <w:rPr>
          <w:b/>
          <w:bCs/>
          <w:lang w:val="ru-RU"/>
        </w:rPr>
        <w:t>96 000</w:t>
      </w:r>
      <w:r w:rsidRPr="009509CE">
        <w:rPr>
          <w:lang w:val="ru-RU"/>
        </w:rPr>
        <w:t>) + 8 ч консул</w:t>
      </w:r>
      <w:r w:rsidRPr="009509CE">
        <w:rPr>
          <w:lang w:val="ru-RU"/>
        </w:rPr>
        <w:t xml:space="preserve">ьтаций (29 280) ≈ </w:t>
      </w:r>
      <w:r w:rsidRPr="009509CE">
        <w:rPr>
          <w:b/>
          <w:bCs/>
          <w:lang w:val="ru-RU"/>
        </w:rPr>
        <w:t>224 280 ₽</w:t>
      </w:r>
      <w:r w:rsidRPr="009509CE">
        <w:rPr>
          <w:lang w:val="ru-RU"/>
        </w:rPr>
        <w:t>.</w:t>
      </w:r>
    </w:p>
    <w:p w14:paraId="1CDA5475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5. Возражение</w:t>
      </w:r>
      <w:r w:rsidRPr="009509CE">
        <w:rPr>
          <w:lang w:val="ru-RU"/>
        </w:rPr>
        <w:br/>
        <w:t>«Собственник занят. Передайте мне материалы, согласую когда получится. Договор без него не подпишу.»</w:t>
      </w:r>
    </w:p>
    <w:p w14:paraId="7EE6E07F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6. Оптимальный ответ</w:t>
      </w:r>
      <w:r w:rsidRPr="009509CE">
        <w:rPr>
          <w:lang w:val="ru-RU"/>
        </w:rPr>
        <w:br/>
      </w:r>
      <w:r w:rsidRPr="009509CE">
        <w:rPr>
          <w:lang w:val="ru-RU"/>
        </w:rPr>
        <w:t>- Принимаем роль фильтра, не отдаём сделку в чёрный ящик.</w:t>
      </w:r>
      <w:r w:rsidRPr="009509CE">
        <w:rPr>
          <w:lang w:val="ru-RU"/>
        </w:rPr>
        <w:br/>
        <w:t>- 1 стр. + 5 слайдов для собственника: боль маржи → плюсы УНФ ПРОФ (</w:t>
      </w:r>
      <w:proofErr w:type="spellStart"/>
      <w:r w:rsidRPr="009509CE">
        <w:rPr>
          <w:lang w:val="ru-RU"/>
        </w:rPr>
        <w:t>ОПиУ</w:t>
      </w:r>
      <w:proofErr w:type="spellEnd"/>
      <w:r w:rsidRPr="009509CE">
        <w:rPr>
          <w:lang w:val="ru-RU"/>
        </w:rPr>
        <w:t xml:space="preserve">/ДДС, </w:t>
      </w:r>
      <w:r>
        <w:t>CRM</w:t>
      </w:r>
      <w:r w:rsidRPr="009509CE">
        <w:rPr>
          <w:lang w:val="ru-RU"/>
        </w:rPr>
        <w:t>, несколько юрлиц в одной базе — против Базовой) → КП ПРОФ как страховка обновлений и сервисов → этапы и сумма.</w:t>
      </w:r>
      <w:r w:rsidRPr="009509CE">
        <w:rPr>
          <w:lang w:val="ru-RU"/>
        </w:rPr>
        <w:br/>
      </w:r>
      <w:r w:rsidRPr="009509CE">
        <w:rPr>
          <w:lang w:val="ru-RU"/>
        </w:rPr>
        <w:lastRenderedPageBreak/>
        <w:t>- Обл</w:t>
      </w:r>
      <w:r w:rsidRPr="009509CE">
        <w:rPr>
          <w:lang w:val="ru-RU"/>
        </w:rPr>
        <w:t xml:space="preserve">егчённый вход: УНФ ПРОФ + </w:t>
      </w:r>
      <w:r w:rsidRPr="009509CE">
        <w:rPr>
          <w:b/>
          <w:bCs/>
          <w:lang w:val="ru-RU"/>
        </w:rPr>
        <w:t>КП 6</w:t>
      </w:r>
      <w:r w:rsidRPr="009509CE">
        <w:rPr>
          <w:lang w:val="ru-RU"/>
        </w:rPr>
        <w:t xml:space="preserve"> + обследование 8 ч сейчас; внедрение — после </w:t>
      </w:r>
      <w:r>
        <w:t>go</w:t>
      </w:r>
      <w:r w:rsidRPr="009509CE">
        <w:rPr>
          <w:lang w:val="ru-RU"/>
        </w:rPr>
        <w:t xml:space="preserve"> собственника.</w:t>
      </w:r>
      <w:r w:rsidRPr="009509CE">
        <w:rPr>
          <w:lang w:val="ru-RU"/>
        </w:rPr>
        <w:br/>
        <w:t>- Просим критерии решения и слот 20 минут.</w:t>
      </w:r>
    </w:p>
    <w:p w14:paraId="7A3F59BA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7. Целевой шаг</w:t>
      </w:r>
      <w:r w:rsidRPr="009509CE">
        <w:rPr>
          <w:lang w:val="ru-RU"/>
        </w:rPr>
        <w:br/>
        <w:t>Договариваемся о встрече с собственником (20 минут) или получаем от менеджера проекта письменные критерии</w:t>
      </w:r>
      <w:r w:rsidRPr="009509CE">
        <w:rPr>
          <w:lang w:val="ru-RU"/>
        </w:rPr>
        <w:t>, по которым собственник скажет «да». Если ни то, ни другое не получается — фиксируем конкретную дату следующего контакта, чтобы сделка не зависла в статусе «почти продали».</w:t>
      </w:r>
    </w:p>
    <w:p w14:paraId="6B621C7E" w14:textId="77777777" w:rsidR="00D223BB" w:rsidRPr="009509CE" w:rsidRDefault="00A40459">
      <w:pPr>
        <w:pStyle w:val="a0"/>
        <w:rPr>
          <w:lang w:val="ru-RU"/>
        </w:rPr>
      </w:pPr>
      <w:r w:rsidRPr="009509CE">
        <w:rPr>
          <w:b/>
          <w:bCs/>
          <w:lang w:val="ru-RU"/>
        </w:rPr>
        <w:t>8. Что убьёт сделку</w:t>
      </w:r>
      <w:r w:rsidRPr="009509CE">
        <w:rPr>
          <w:lang w:val="ru-RU"/>
        </w:rPr>
        <w:br/>
        <w:t>- Давление на фильтра.</w:t>
      </w:r>
      <w:r w:rsidRPr="009509CE">
        <w:rPr>
          <w:lang w:val="ru-RU"/>
        </w:rPr>
        <w:br/>
        <w:t>- Личные скидки в обход собственника.</w:t>
      </w:r>
      <w:r w:rsidRPr="009509CE">
        <w:rPr>
          <w:lang w:val="ru-RU"/>
        </w:rPr>
        <w:br/>
        <w:t>-</w:t>
      </w:r>
      <w:r w:rsidRPr="009509CE">
        <w:rPr>
          <w:lang w:val="ru-RU"/>
        </w:rPr>
        <w:t xml:space="preserve"> Толстый договор без краткого обоснования.</w:t>
      </w:r>
    </w:p>
    <w:p w14:paraId="2DEC0B94" w14:textId="77777777" w:rsidR="00D223BB" w:rsidRDefault="00A40459">
      <w:r>
        <w:rPr>
          <w:noProof/>
        </w:rPr>
        <mc:AlternateContent>
          <mc:Choice Requires="wpg">
            <w:drawing>
              <wp:inline distT="0" distB="0" distL="0" distR="0" wp14:anchorId="577353BD" wp14:editId="7E60645B">
                <wp:extent cx="0" cy="19050"/>
                <wp:effectExtent l="0" t="0" r="0" b="0"/>
                <wp:docPr id="21" name="_x0000_i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 w14:paraId="538505B4" w14:textId="77777777" w:rsidR="00D223BB" w:rsidRDefault="00A40459">
      <w:pPr>
        <w:pStyle w:val="2"/>
      </w:pPr>
      <w:bookmarkStart w:id="84" w:name="шпаргалка-ведущему"/>
      <w:bookmarkEnd w:id="79"/>
      <w:bookmarkEnd w:id="83"/>
      <w:proofErr w:type="spellStart"/>
      <w:r>
        <w:t>Шпаргалка</w:t>
      </w:r>
      <w:proofErr w:type="spellEnd"/>
      <w:r>
        <w:t xml:space="preserve"> </w:t>
      </w:r>
      <w:proofErr w:type="spellStart"/>
      <w:r>
        <w:t>ведущему</w:t>
      </w:r>
      <w:proofErr w:type="spellEnd"/>
    </w:p>
    <w:p w14:paraId="3138BB89" w14:textId="77777777" w:rsidR="00D223BB" w:rsidRPr="009509CE" w:rsidRDefault="00A40459">
      <w:pPr>
        <w:pStyle w:val="Compact"/>
        <w:numPr>
          <w:ilvl w:val="0"/>
          <w:numId w:val="3"/>
        </w:numPr>
        <w:rPr>
          <w:lang w:val="ru-RU"/>
        </w:rPr>
      </w:pPr>
      <w:r w:rsidRPr="009509CE">
        <w:rPr>
          <w:lang w:val="ru-RU"/>
        </w:rPr>
        <w:t>Зачитать п.1–5 → 3–5 мин командам (ответ + анти-примеры) → обсуждение → эталон п.6–8.</w:t>
      </w:r>
      <w:r w:rsidRPr="009509CE">
        <w:rPr>
          <w:lang w:val="ru-RU"/>
        </w:rPr>
        <w:br/>
      </w:r>
    </w:p>
    <w:p w14:paraId="687F34E2" w14:textId="77777777" w:rsidR="00D223BB" w:rsidRPr="009509CE" w:rsidRDefault="00A40459">
      <w:pPr>
        <w:pStyle w:val="Compact"/>
        <w:numPr>
          <w:ilvl w:val="0"/>
          <w:numId w:val="3"/>
        </w:numPr>
        <w:rPr>
          <w:lang w:val="ru-RU"/>
        </w:rPr>
      </w:pPr>
      <w:r w:rsidRPr="009509CE">
        <w:rPr>
          <w:lang w:val="ru-RU"/>
        </w:rPr>
        <w:t xml:space="preserve">Спросить: </w:t>
      </w:r>
      <w:r w:rsidRPr="009509CE">
        <w:rPr>
          <w:i/>
          <w:iCs/>
          <w:lang w:val="ru-RU"/>
        </w:rPr>
        <w:t>какая роль у собеседника и кого не хватает?</w:t>
      </w:r>
      <w:r w:rsidRPr="009509CE">
        <w:rPr>
          <w:lang w:val="ru-RU"/>
        </w:rPr>
        <w:br/>
      </w:r>
    </w:p>
    <w:p w14:paraId="731CB231" w14:textId="77777777" w:rsidR="00D223BB" w:rsidRPr="009509CE" w:rsidRDefault="00A40459">
      <w:pPr>
        <w:pStyle w:val="Compact"/>
        <w:numPr>
          <w:ilvl w:val="0"/>
          <w:numId w:val="3"/>
        </w:numPr>
        <w:rPr>
          <w:lang w:val="ru-RU"/>
        </w:rPr>
      </w:pPr>
      <w:r w:rsidRPr="009509CE">
        <w:rPr>
          <w:lang w:val="ru-RU"/>
        </w:rPr>
        <w:t xml:space="preserve">Всегда опираться на </w:t>
      </w:r>
      <w:r w:rsidRPr="009509CE">
        <w:rPr>
          <w:b/>
          <w:bCs/>
          <w:lang w:val="ru-RU"/>
        </w:rPr>
        <w:t>плю</w:t>
      </w:r>
      <w:r w:rsidRPr="009509CE">
        <w:rPr>
          <w:b/>
          <w:bCs/>
          <w:lang w:val="ru-RU"/>
        </w:rPr>
        <w:t xml:space="preserve">сы Базовая </w:t>
      </w:r>
      <w:r>
        <w:rPr>
          <w:b/>
          <w:bCs/>
        </w:rPr>
        <w:t>vs</w:t>
      </w:r>
      <w:r w:rsidRPr="009509CE">
        <w:rPr>
          <w:b/>
          <w:bCs/>
          <w:lang w:val="ru-RU"/>
        </w:rPr>
        <w:t xml:space="preserve"> ПРОФ</w:t>
      </w:r>
      <w:r w:rsidRPr="009509CE">
        <w:rPr>
          <w:lang w:val="ru-RU"/>
        </w:rPr>
        <w:t xml:space="preserve"> и на </w:t>
      </w:r>
      <w:r w:rsidRPr="009509CE">
        <w:rPr>
          <w:b/>
          <w:bCs/>
          <w:lang w:val="ru-RU"/>
        </w:rPr>
        <w:t>ценность КП/ИТС</w:t>
      </w:r>
      <w:r w:rsidRPr="009509CE">
        <w:rPr>
          <w:lang w:val="ru-RU"/>
        </w:rPr>
        <w:t xml:space="preserve"> (обновления, консультации, сервисы).</w:t>
      </w:r>
      <w:r w:rsidRPr="009509CE">
        <w:rPr>
          <w:lang w:val="ru-RU"/>
        </w:rPr>
        <w:br/>
      </w:r>
    </w:p>
    <w:p w14:paraId="2EECF7D0" w14:textId="77777777" w:rsidR="00D223BB" w:rsidRDefault="00A40459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предлагать</w:t>
      </w:r>
      <w:proofErr w:type="spellEnd"/>
      <w:r>
        <w:rPr>
          <w:b/>
          <w:bCs/>
        </w:rPr>
        <w:t xml:space="preserve"> КОРП.</w:t>
      </w:r>
      <w:r>
        <w:br/>
      </w:r>
    </w:p>
    <w:p w14:paraId="53EBC3B3" w14:textId="77777777" w:rsidR="00D223BB" w:rsidRPr="009509CE" w:rsidRDefault="00A40459">
      <w:pPr>
        <w:pStyle w:val="Compact"/>
        <w:numPr>
          <w:ilvl w:val="0"/>
          <w:numId w:val="3"/>
        </w:numPr>
        <w:rPr>
          <w:lang w:val="ru-RU"/>
        </w:rPr>
      </w:pPr>
      <w:r w:rsidRPr="009509CE">
        <w:rPr>
          <w:lang w:val="ru-RU"/>
        </w:rPr>
        <w:t>Без манипуляций: цифры, этапы, даты, целевой шаг к договору/счёту.</w:t>
      </w:r>
    </w:p>
    <w:p w14:paraId="16BF7B67" w14:textId="77777777" w:rsidR="00D223BB" w:rsidRDefault="00A40459">
      <w:pPr>
        <w:pStyle w:val="3"/>
      </w:pPr>
      <w:bookmarkStart w:id="85" w:name="быстрые-якоря-из-обучения-итс"/>
      <w:proofErr w:type="spellStart"/>
      <w:r>
        <w:t>Быстрые</w:t>
      </w:r>
      <w:proofErr w:type="spellEnd"/>
      <w:r>
        <w:t xml:space="preserve"> </w:t>
      </w:r>
      <w:proofErr w:type="spellStart"/>
      <w:r>
        <w:t>якоря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 xml:space="preserve"> ИТС</w:t>
      </w:r>
    </w:p>
    <w:p w14:paraId="4AEDDBEF" w14:textId="77777777" w:rsidR="00D223BB" w:rsidRPr="009509CE" w:rsidRDefault="00A40459">
      <w:pPr>
        <w:pStyle w:val="Compact"/>
        <w:numPr>
          <w:ilvl w:val="0"/>
          <w:numId w:val="4"/>
        </w:numPr>
        <w:rPr>
          <w:lang w:val="ru-RU"/>
        </w:rPr>
      </w:pPr>
      <w:r w:rsidRPr="009509CE">
        <w:rPr>
          <w:lang w:val="ru-RU"/>
        </w:rPr>
        <w:t>КП = обновления + консультации + сервисы, срок 1/3/6/12/24 м</w:t>
      </w:r>
      <w:r w:rsidRPr="009509CE">
        <w:rPr>
          <w:lang w:val="ru-RU"/>
        </w:rPr>
        <w:t>ес.</w:t>
      </w:r>
      <w:r w:rsidRPr="009509CE">
        <w:rPr>
          <w:lang w:val="ru-RU"/>
        </w:rPr>
        <w:br/>
      </w:r>
    </w:p>
    <w:p w14:paraId="221B3E89" w14:textId="77777777" w:rsidR="00D223BB" w:rsidRPr="009509CE" w:rsidRDefault="00A40459">
      <w:pPr>
        <w:pStyle w:val="Compact"/>
        <w:numPr>
          <w:ilvl w:val="0"/>
          <w:numId w:val="4"/>
        </w:numPr>
        <w:rPr>
          <w:lang w:val="ru-RU"/>
        </w:rPr>
      </w:pPr>
      <w:r w:rsidRPr="009509CE">
        <w:rPr>
          <w:lang w:val="ru-RU"/>
        </w:rPr>
        <w:t xml:space="preserve">Бухгалтеру — законность и время; руководителю — риски и непрерывность; </w:t>
      </w:r>
      <w:r>
        <w:t>IT</w:t>
      </w:r>
      <w:r w:rsidRPr="009509CE">
        <w:rPr>
          <w:lang w:val="ru-RU"/>
        </w:rPr>
        <w:t xml:space="preserve"> — обновления и база знаний.</w:t>
      </w:r>
      <w:r w:rsidRPr="009509CE">
        <w:rPr>
          <w:lang w:val="ru-RU"/>
        </w:rPr>
        <w:br/>
      </w:r>
    </w:p>
    <w:p w14:paraId="0A3AD807" w14:textId="77777777" w:rsidR="00D223BB" w:rsidRPr="009509CE" w:rsidRDefault="00A40459">
      <w:pPr>
        <w:pStyle w:val="Compact"/>
        <w:numPr>
          <w:ilvl w:val="0"/>
          <w:numId w:val="4"/>
        </w:numPr>
        <w:rPr>
          <w:lang w:val="ru-RU"/>
        </w:rPr>
      </w:pPr>
      <w:r w:rsidRPr="009509CE">
        <w:rPr>
          <w:lang w:val="ru-RU"/>
        </w:rPr>
        <w:t>КП Базовый — «чтобы программа была легально актуальной»; КП ПРОФ — «чтобы бизнесу было удобно работать в 1С».</w:t>
      </w:r>
      <w:r w:rsidRPr="009509CE">
        <w:rPr>
          <w:lang w:val="ru-RU"/>
        </w:rPr>
        <w:br/>
      </w:r>
    </w:p>
    <w:p w14:paraId="0E7E383F" w14:textId="77777777" w:rsidR="00D223BB" w:rsidRPr="009509CE" w:rsidRDefault="00A40459">
      <w:pPr>
        <w:pStyle w:val="Compact"/>
        <w:numPr>
          <w:ilvl w:val="0"/>
          <w:numId w:val="4"/>
        </w:numPr>
        <w:rPr>
          <w:lang w:val="ru-RU"/>
        </w:rPr>
      </w:pPr>
      <w:r w:rsidRPr="009509CE">
        <w:rPr>
          <w:lang w:val="ru-RU"/>
        </w:rPr>
        <w:t>Отдельная докупка сервисов при Базово</w:t>
      </w:r>
      <w:r w:rsidRPr="009509CE">
        <w:rPr>
          <w:lang w:val="ru-RU"/>
        </w:rPr>
        <w:t xml:space="preserve">м тарифе часто </w:t>
      </w:r>
      <w:r w:rsidRPr="009509CE">
        <w:rPr>
          <w:b/>
          <w:bCs/>
          <w:lang w:val="ru-RU"/>
        </w:rPr>
        <w:t>дороже и неудобнее</w:t>
      </w:r>
      <w:r w:rsidRPr="009509CE">
        <w:rPr>
          <w:lang w:val="ru-RU"/>
        </w:rPr>
        <w:t>, чем сразу КП ПРОФ.</w:t>
      </w:r>
      <w:bookmarkEnd w:id="0"/>
      <w:bookmarkEnd w:id="84"/>
      <w:bookmarkEnd w:id="85"/>
    </w:p>
    <w:sectPr w:rsidR="00D223BB" w:rsidRPr="009509C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Дворяк Александра" w:date="2026-09-18T12:42:00Z" w:initials="ДА">
    <w:p w14:paraId="619B4F16" w14:textId="243EA580" w:rsidR="009509CE" w:rsidRPr="009509CE" w:rsidRDefault="009509CE">
      <w:pPr>
        <w:pStyle w:val="aff0"/>
        <w:rPr>
          <w:lang w:val="ru-RU"/>
        </w:rPr>
      </w:pPr>
      <w:r>
        <w:rPr>
          <w:rStyle w:val="aff"/>
        </w:rPr>
        <w:annotationRef/>
      </w:r>
      <w:r>
        <w:rPr>
          <w:lang w:val="ru-RU"/>
        </w:rPr>
        <w:t xml:space="preserve">Эта цифра скорее всего выше (считается как КП Базовый, + отчётность + контрагент+ часы обслуживания). </w:t>
      </w:r>
    </w:p>
  </w:comment>
  <w:comment w:id="11" w:author="Дворяк Александра" w:date="2026-09-18T12:50:00Z" w:initials="ДА">
    <w:p w14:paraId="13B497A4" w14:textId="56D55EE7" w:rsidR="009509CE" w:rsidRPr="009509CE" w:rsidRDefault="009509CE">
      <w:pPr>
        <w:pStyle w:val="aff0"/>
        <w:rPr>
          <w:lang w:val="ru-RU"/>
        </w:rPr>
      </w:pPr>
      <w:r>
        <w:rPr>
          <w:rStyle w:val="aff"/>
        </w:rPr>
        <w:annotationRef/>
      </w:r>
      <w:r>
        <w:rPr>
          <w:lang w:val="ru-RU"/>
        </w:rPr>
        <w:t xml:space="preserve">Тут лучше фреш – бух на </w:t>
      </w:r>
      <w:proofErr w:type="spellStart"/>
      <w:r>
        <w:rPr>
          <w:lang w:val="ru-RU"/>
        </w:rPr>
        <w:t>аутсорсе</w:t>
      </w:r>
      <w:proofErr w:type="spellEnd"/>
      <w:r>
        <w:rPr>
          <w:lang w:val="ru-RU"/>
        </w:rPr>
        <w:t xml:space="preserve">, они не в одном офисе. </w:t>
      </w:r>
    </w:p>
  </w:comment>
  <w:comment w:id="12" w:author="Дворяк Александра" w:date="2026-09-18T12:51:00Z" w:initials="ДА">
    <w:p w14:paraId="52A695BD" w14:textId="5E15F2BF" w:rsidR="009509CE" w:rsidRPr="009509CE" w:rsidRDefault="009509CE">
      <w:pPr>
        <w:pStyle w:val="aff0"/>
        <w:rPr>
          <w:lang w:val="ru-RU"/>
        </w:rPr>
      </w:pPr>
      <w:r>
        <w:rPr>
          <w:rStyle w:val="aff"/>
        </w:rPr>
        <w:annotationRef/>
      </w:r>
      <w:r>
        <w:rPr>
          <w:lang w:val="ru-RU"/>
        </w:rPr>
        <w:t xml:space="preserve">Если на Фреш, то можно убрать. Да и для маленького предприятия не нужно БП дорабатывать. Лучше про возможность во Фреш ПРОФ </w:t>
      </w:r>
      <w:r w:rsidR="00F13134">
        <w:rPr>
          <w:lang w:val="ru-RU"/>
        </w:rPr>
        <w:t>подключить еще и УНФ</w:t>
      </w:r>
    </w:p>
  </w:comment>
  <w:comment w:id="13" w:author="Дворяк Александра" w:date="2026-09-18T12:52:00Z" w:initials="ДА">
    <w:p w14:paraId="0B0E8519" w14:textId="24B0C431" w:rsidR="00F13134" w:rsidRPr="00F13134" w:rsidRDefault="00F13134">
      <w:pPr>
        <w:pStyle w:val="aff0"/>
        <w:rPr>
          <w:lang w:val="ru-RU"/>
        </w:rPr>
      </w:pPr>
      <w:r>
        <w:rPr>
          <w:rStyle w:val="aff"/>
        </w:rPr>
        <w:annotationRef/>
      </w:r>
      <w:r>
        <w:rPr>
          <w:lang w:val="ru-RU"/>
        </w:rPr>
        <w:t xml:space="preserve">Если фреш – то дать демо и предложить помощь во вводе первичных данных </w:t>
      </w:r>
    </w:p>
  </w:comment>
  <w:comment w:id="23" w:author="Дворяк Александра" w:date="2026-09-18T12:54:00Z" w:initials="ДА">
    <w:p w14:paraId="61CBF96A" w14:textId="77777777" w:rsidR="00335A06" w:rsidRDefault="00335A06">
      <w:pPr>
        <w:pStyle w:val="aff0"/>
        <w:rPr>
          <w:lang w:val="ru-RU"/>
        </w:rPr>
      </w:pPr>
      <w:r>
        <w:rPr>
          <w:rStyle w:val="aff"/>
        </w:rPr>
        <w:annotationRef/>
      </w:r>
      <w:r>
        <w:rPr>
          <w:lang w:val="ru-RU"/>
        </w:rPr>
        <w:t>Что за ядро? Первичные настройки, наверное</w:t>
      </w:r>
    </w:p>
    <w:p w14:paraId="715957BD" w14:textId="61ADA21E" w:rsidR="00335A06" w:rsidRPr="00335A06" w:rsidRDefault="00335A06">
      <w:pPr>
        <w:pStyle w:val="aff0"/>
        <w:rPr>
          <w:lang w:val="ru-RU"/>
        </w:rPr>
      </w:pPr>
    </w:p>
  </w:comment>
  <w:comment w:id="24" w:author="Дворяк Александра" w:date="2026-09-18T12:55:00Z" w:initials="ДА">
    <w:p w14:paraId="5D31356F" w14:textId="1C006789" w:rsidR="00335A06" w:rsidRPr="00335A06" w:rsidRDefault="00335A06">
      <w:pPr>
        <w:pStyle w:val="aff0"/>
        <w:rPr>
          <w:lang w:val="ru-RU"/>
        </w:rPr>
      </w:pPr>
      <w:r>
        <w:rPr>
          <w:rStyle w:val="aff"/>
        </w:rPr>
        <w:annotationRef/>
      </w:r>
      <w:r>
        <w:rPr>
          <w:lang w:val="ru-RU"/>
        </w:rPr>
        <w:t>Может в ответе еще дать альтернативное предложение на Фреше? УНФ, но на Фреше. Компания маленькая,</w:t>
      </w:r>
    </w:p>
  </w:comment>
  <w:comment w:id="25" w:author="Дворяк Александра" w:date="2026-09-18T12:57:00Z" w:initials="ДА">
    <w:p w14:paraId="5690BC59" w14:textId="4BEADF31" w:rsidR="00335A06" w:rsidRPr="00335A06" w:rsidRDefault="00335A06">
      <w:pPr>
        <w:pStyle w:val="aff0"/>
        <w:rPr>
          <w:lang w:val="ru-RU"/>
        </w:rPr>
      </w:pPr>
      <w:r>
        <w:rPr>
          <w:rStyle w:val="aff"/>
        </w:rPr>
        <w:annotationRef/>
      </w:r>
      <w:r>
        <w:rPr>
          <w:lang w:val="ru-RU"/>
        </w:rPr>
        <w:t>Это что?</w:t>
      </w:r>
    </w:p>
  </w:comment>
  <w:comment w:id="29" w:author="Дворяк Александра" w:date="2026-09-18T13:00:00Z" w:initials="ДА">
    <w:p w14:paraId="6F891D9E" w14:textId="7C8DB7E7" w:rsidR="00335A06" w:rsidRPr="00335A06" w:rsidRDefault="00335A06">
      <w:pPr>
        <w:pStyle w:val="aff0"/>
        <w:rPr>
          <w:lang w:val="ru-RU"/>
        </w:rPr>
      </w:pPr>
      <w:r>
        <w:rPr>
          <w:rStyle w:val="aff"/>
        </w:rPr>
        <w:annotationRef/>
      </w:r>
      <w:r>
        <w:rPr>
          <w:lang w:val="ru-RU"/>
        </w:rPr>
        <w:t xml:space="preserve">В пункте выше нет БП… нам важно подсветить, что </w:t>
      </w:r>
      <w:proofErr w:type="gramStart"/>
      <w:r>
        <w:rPr>
          <w:lang w:val="ru-RU"/>
        </w:rPr>
        <w:t>Отчетность это БП</w:t>
      </w:r>
      <w:proofErr w:type="gramEnd"/>
    </w:p>
  </w:comment>
  <w:comment w:id="32" w:author="Дворяк Александра" w:date="2026-09-18T13:01:00Z" w:initials="ДА">
    <w:p w14:paraId="63D5233C" w14:textId="563D3D8D" w:rsidR="00335A06" w:rsidRPr="00335A06" w:rsidRDefault="00335A06">
      <w:pPr>
        <w:pStyle w:val="aff0"/>
        <w:rPr>
          <w:lang w:val="ru-RU"/>
        </w:rPr>
      </w:pPr>
      <w:r>
        <w:rPr>
          <w:rStyle w:val="aff"/>
        </w:rPr>
        <w:annotationRef/>
      </w:r>
      <w:r>
        <w:rPr>
          <w:lang w:val="ru-RU"/>
        </w:rPr>
        <w:t xml:space="preserve">Ключевой фокус – обновления БП настроим, чтобы автоматически само вставало. </w:t>
      </w:r>
      <w:r w:rsidR="00E06AE2">
        <w:rPr>
          <w:lang w:val="ru-RU"/>
        </w:rPr>
        <w:t>А по УНФ у нас Эксперты, которые помогут не только технически обновлять, но и развивать систему в пользу бизнеса</w:t>
      </w:r>
    </w:p>
  </w:comment>
  <w:comment w:id="40" w:author="Дворяк Александра" w:date="2026-09-18T16:51:00Z" w:initials="ДА">
    <w:p w14:paraId="4765F365" w14:textId="77777777" w:rsidR="005C7B06" w:rsidRDefault="005C7B06">
      <w:pPr>
        <w:pStyle w:val="aff0"/>
        <w:rPr>
          <w:lang w:val="ru-RU"/>
        </w:rPr>
      </w:pPr>
      <w:r>
        <w:rPr>
          <w:rStyle w:val="aff"/>
        </w:rPr>
        <w:annotationRef/>
      </w:r>
      <w:r>
        <w:rPr>
          <w:lang w:val="ru-RU"/>
        </w:rPr>
        <w:t xml:space="preserve">Тоже может быть фреш, но можно оставить так, а в условия внести, что у них нет интернета </w:t>
      </w:r>
    </w:p>
    <w:p w14:paraId="53F3CC1A" w14:textId="34D0C017" w:rsidR="005C7B06" w:rsidRPr="005C7B06" w:rsidRDefault="005C7B06">
      <w:pPr>
        <w:pStyle w:val="aff0"/>
        <w:rPr>
          <w:lang w:val="ru-RU"/>
        </w:rPr>
      </w:pPr>
    </w:p>
  </w:comment>
  <w:comment w:id="50" w:author="Дворяк Александра" w:date="2026-09-18T16:54:00Z" w:initials="ДА">
    <w:p w14:paraId="73A1D7A6" w14:textId="08D6D3EF" w:rsidR="005C7B06" w:rsidRPr="005C7B06" w:rsidRDefault="005C7B06">
      <w:pPr>
        <w:pStyle w:val="aff0"/>
        <w:rPr>
          <w:lang w:val="ru-RU"/>
        </w:rPr>
      </w:pPr>
      <w:r>
        <w:rPr>
          <w:rStyle w:val="aff"/>
        </w:rPr>
        <w:annotationRef/>
      </w:r>
      <w:r>
        <w:rPr>
          <w:lang w:val="ru-RU"/>
        </w:rPr>
        <w:t xml:space="preserve">Надо понять, что это значит..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9B4F16" w15:done="0"/>
  <w15:commentEx w15:paraId="13B497A4" w15:done="0"/>
  <w15:commentEx w15:paraId="52A695BD" w15:done="0"/>
  <w15:commentEx w15:paraId="0B0E8519" w15:done="0"/>
  <w15:commentEx w15:paraId="715957BD" w15:done="0"/>
  <w15:commentEx w15:paraId="5D31356F" w15:done="0"/>
  <w15:commentEx w15:paraId="5690BC59" w15:done="0"/>
  <w15:commentEx w15:paraId="6F891D9E" w15:done="0"/>
  <w15:commentEx w15:paraId="63D5233C" w15:done="0"/>
  <w15:commentEx w15:paraId="53F3CC1A" w15:done="0"/>
  <w15:commentEx w15:paraId="73A1D7A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57B01D" w16cex:dateUtc="2026-09-18T04:42:00Z"/>
  <w16cex:commentExtensible w16cex:durableId="2E57B212" w16cex:dateUtc="2026-09-18T04:50:00Z"/>
  <w16cex:commentExtensible w16cex:durableId="2E57B24F" w16cex:dateUtc="2026-09-18T04:51:00Z"/>
  <w16cex:commentExtensible w16cex:durableId="2E57B28C" w16cex:dateUtc="2026-09-18T04:52:00Z"/>
  <w16cex:commentExtensible w16cex:durableId="2E57B31B" w16cex:dateUtc="2026-09-18T04:54:00Z"/>
  <w16cex:commentExtensible w16cex:durableId="2E57B358" w16cex:dateUtc="2026-09-18T04:55:00Z"/>
  <w16cex:commentExtensible w16cex:durableId="2E57B3D2" w16cex:dateUtc="2026-09-18T04:57:00Z"/>
  <w16cex:commentExtensible w16cex:durableId="2E57B458" w16cex:dateUtc="2026-09-18T05:00:00Z"/>
  <w16cex:commentExtensible w16cex:durableId="2E57B4A6" w16cex:dateUtc="2026-09-18T05:01:00Z"/>
  <w16cex:commentExtensible w16cex:durableId="2E57EA88" w16cex:dateUtc="2026-09-18T08:51:00Z"/>
  <w16cex:commentExtensible w16cex:durableId="2E57EB2B" w16cex:dateUtc="2026-09-18T08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9B4F16" w16cid:durableId="2E57B01D"/>
  <w16cid:commentId w16cid:paraId="13B497A4" w16cid:durableId="2E57B212"/>
  <w16cid:commentId w16cid:paraId="52A695BD" w16cid:durableId="2E57B24F"/>
  <w16cid:commentId w16cid:paraId="0B0E8519" w16cid:durableId="2E57B28C"/>
  <w16cid:commentId w16cid:paraId="715957BD" w16cid:durableId="2E57B31B"/>
  <w16cid:commentId w16cid:paraId="5D31356F" w16cid:durableId="2E57B358"/>
  <w16cid:commentId w16cid:paraId="5690BC59" w16cid:durableId="2E57B3D2"/>
  <w16cid:commentId w16cid:paraId="6F891D9E" w16cid:durableId="2E57B458"/>
  <w16cid:commentId w16cid:paraId="63D5233C" w16cid:durableId="2E57B4A6"/>
  <w16cid:commentId w16cid:paraId="53F3CC1A" w16cid:durableId="2E57EA88"/>
  <w16cid:commentId w16cid:paraId="73A1D7A6" w16cid:durableId="2E57EB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A9A79" w14:textId="77777777" w:rsidR="00A40459" w:rsidRDefault="00A40459">
      <w:pPr>
        <w:spacing w:after="0"/>
      </w:pPr>
      <w:r>
        <w:separator/>
      </w:r>
    </w:p>
  </w:endnote>
  <w:endnote w:type="continuationSeparator" w:id="0">
    <w:p w14:paraId="27160BC9" w14:textId="77777777" w:rsidR="00A40459" w:rsidRDefault="00A404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59AF1" w14:textId="77777777" w:rsidR="00A40459" w:rsidRDefault="00A40459">
      <w:r>
        <w:separator/>
      </w:r>
    </w:p>
  </w:footnote>
  <w:footnote w:type="continuationSeparator" w:id="0">
    <w:p w14:paraId="487A0654" w14:textId="77777777" w:rsidR="00A40459" w:rsidRDefault="00A40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D4028"/>
    <w:multiLevelType w:val="hybridMultilevel"/>
    <w:tmpl w:val="0854B90A"/>
    <w:lvl w:ilvl="0" w:tplc="3C502E4A">
      <w:start w:val="1"/>
      <w:numFmt w:val="bullet"/>
      <w:lvlText w:val=" "/>
      <w:lvlJc w:val="left"/>
      <w:pPr>
        <w:ind w:left="720" w:hanging="480"/>
      </w:pPr>
    </w:lvl>
    <w:lvl w:ilvl="1" w:tplc="5630F51E">
      <w:start w:val="1"/>
      <w:numFmt w:val="bullet"/>
      <w:lvlText w:val=" "/>
      <w:lvlJc w:val="left"/>
      <w:pPr>
        <w:ind w:left="1440" w:hanging="480"/>
      </w:pPr>
    </w:lvl>
    <w:lvl w:ilvl="2" w:tplc="0A32A17C">
      <w:start w:val="1"/>
      <w:numFmt w:val="bullet"/>
      <w:lvlText w:val=" "/>
      <w:lvlJc w:val="left"/>
      <w:pPr>
        <w:ind w:left="2160" w:hanging="480"/>
      </w:pPr>
    </w:lvl>
    <w:lvl w:ilvl="3" w:tplc="813C7FCE">
      <w:start w:val="1"/>
      <w:numFmt w:val="bullet"/>
      <w:lvlText w:val=" "/>
      <w:lvlJc w:val="left"/>
      <w:pPr>
        <w:ind w:left="2880" w:hanging="480"/>
      </w:pPr>
    </w:lvl>
    <w:lvl w:ilvl="4" w:tplc="7C9CCFEA">
      <w:start w:val="1"/>
      <w:numFmt w:val="bullet"/>
      <w:lvlText w:val=" "/>
      <w:lvlJc w:val="left"/>
      <w:pPr>
        <w:ind w:left="3600" w:hanging="480"/>
      </w:pPr>
    </w:lvl>
    <w:lvl w:ilvl="5" w:tplc="EB2481E6">
      <w:start w:val="1"/>
      <w:numFmt w:val="bullet"/>
      <w:lvlText w:val=" "/>
      <w:lvlJc w:val="left"/>
      <w:pPr>
        <w:ind w:left="4320" w:hanging="480"/>
      </w:pPr>
    </w:lvl>
    <w:lvl w:ilvl="6" w:tplc="D62E32D6">
      <w:start w:val="1"/>
      <w:numFmt w:val="bullet"/>
      <w:lvlText w:val=" "/>
      <w:lvlJc w:val="left"/>
      <w:pPr>
        <w:ind w:left="5040" w:hanging="480"/>
      </w:pPr>
    </w:lvl>
    <w:lvl w:ilvl="7" w:tplc="C95EBAB8">
      <w:start w:val="1"/>
      <w:numFmt w:val="bullet"/>
      <w:lvlText w:val=" "/>
      <w:lvlJc w:val="left"/>
      <w:pPr>
        <w:ind w:left="5760" w:hanging="480"/>
      </w:pPr>
    </w:lvl>
    <w:lvl w:ilvl="8" w:tplc="C778E500">
      <w:start w:val="1"/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72249ED"/>
    <w:multiLevelType w:val="hybridMultilevel"/>
    <w:tmpl w:val="A39C40A8"/>
    <w:lvl w:ilvl="0" w:tplc="BD9CBCE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F1115"/>
        <w:sz w:val="24"/>
      </w:rPr>
    </w:lvl>
    <w:lvl w:ilvl="1" w:tplc="3EB29A2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F1115"/>
        <w:sz w:val="24"/>
      </w:rPr>
    </w:lvl>
    <w:lvl w:ilvl="2" w:tplc="30B27A9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F1115"/>
        <w:sz w:val="24"/>
      </w:rPr>
    </w:lvl>
    <w:lvl w:ilvl="3" w:tplc="3350F33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F1115"/>
        <w:sz w:val="24"/>
      </w:rPr>
    </w:lvl>
    <w:lvl w:ilvl="4" w:tplc="1CB6DEB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F1115"/>
        <w:sz w:val="24"/>
      </w:rPr>
    </w:lvl>
    <w:lvl w:ilvl="5" w:tplc="C720B28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F1115"/>
        <w:sz w:val="24"/>
      </w:rPr>
    </w:lvl>
    <w:lvl w:ilvl="6" w:tplc="52BC8E9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F1115"/>
        <w:sz w:val="24"/>
      </w:rPr>
    </w:lvl>
    <w:lvl w:ilvl="7" w:tplc="AFDC2E7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F1115"/>
        <w:sz w:val="24"/>
      </w:rPr>
    </w:lvl>
    <w:lvl w:ilvl="8" w:tplc="AB58BE1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F1115"/>
        <w:sz w:val="24"/>
      </w:rPr>
    </w:lvl>
  </w:abstractNum>
  <w:abstractNum w:abstractNumId="2" w15:restartNumberingAfterBreak="0">
    <w:nsid w:val="1D4D43A2"/>
    <w:multiLevelType w:val="hybridMultilevel"/>
    <w:tmpl w:val="D6423012"/>
    <w:lvl w:ilvl="0" w:tplc="78246E3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F1115"/>
        <w:sz w:val="24"/>
      </w:rPr>
    </w:lvl>
    <w:lvl w:ilvl="1" w:tplc="C2FA617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F1115"/>
        <w:sz w:val="24"/>
      </w:rPr>
    </w:lvl>
    <w:lvl w:ilvl="2" w:tplc="06065B8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F1115"/>
        <w:sz w:val="24"/>
      </w:rPr>
    </w:lvl>
    <w:lvl w:ilvl="3" w:tplc="7BF857D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F1115"/>
        <w:sz w:val="24"/>
      </w:rPr>
    </w:lvl>
    <w:lvl w:ilvl="4" w:tplc="AB4C2F8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F1115"/>
        <w:sz w:val="24"/>
      </w:rPr>
    </w:lvl>
    <w:lvl w:ilvl="5" w:tplc="7BB6644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F1115"/>
        <w:sz w:val="24"/>
      </w:rPr>
    </w:lvl>
    <w:lvl w:ilvl="6" w:tplc="DAA0BC0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F1115"/>
        <w:sz w:val="24"/>
      </w:rPr>
    </w:lvl>
    <w:lvl w:ilvl="7" w:tplc="2146E01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F1115"/>
        <w:sz w:val="24"/>
      </w:rPr>
    </w:lvl>
    <w:lvl w:ilvl="8" w:tplc="4416674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F1115"/>
        <w:sz w:val="24"/>
      </w:rPr>
    </w:lvl>
  </w:abstractNum>
  <w:abstractNum w:abstractNumId="3" w15:restartNumberingAfterBreak="0">
    <w:nsid w:val="3CA427EC"/>
    <w:multiLevelType w:val="hybridMultilevel"/>
    <w:tmpl w:val="840E835C"/>
    <w:lvl w:ilvl="0" w:tplc="C7801DB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F1115"/>
        <w:sz w:val="24"/>
      </w:rPr>
    </w:lvl>
    <w:lvl w:ilvl="1" w:tplc="D7E2B14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F1115"/>
        <w:sz w:val="24"/>
      </w:rPr>
    </w:lvl>
    <w:lvl w:ilvl="2" w:tplc="27BCBD7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F1115"/>
        <w:sz w:val="24"/>
      </w:rPr>
    </w:lvl>
    <w:lvl w:ilvl="3" w:tplc="5A004E6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F1115"/>
        <w:sz w:val="24"/>
      </w:rPr>
    </w:lvl>
    <w:lvl w:ilvl="4" w:tplc="9F1805D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F1115"/>
        <w:sz w:val="24"/>
      </w:rPr>
    </w:lvl>
    <w:lvl w:ilvl="5" w:tplc="C39CC36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F1115"/>
        <w:sz w:val="24"/>
      </w:rPr>
    </w:lvl>
    <w:lvl w:ilvl="6" w:tplc="D9F41F2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F1115"/>
        <w:sz w:val="24"/>
      </w:rPr>
    </w:lvl>
    <w:lvl w:ilvl="7" w:tplc="96B642D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F1115"/>
        <w:sz w:val="24"/>
      </w:rPr>
    </w:lvl>
    <w:lvl w:ilvl="8" w:tplc="FF503DA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F1115"/>
        <w:sz w:val="24"/>
      </w:rPr>
    </w:lvl>
  </w:abstractNum>
  <w:abstractNum w:abstractNumId="4" w15:restartNumberingAfterBreak="0">
    <w:nsid w:val="7559360C"/>
    <w:multiLevelType w:val="hybridMultilevel"/>
    <w:tmpl w:val="50263A16"/>
    <w:lvl w:ilvl="0" w:tplc="C5502216">
      <w:start w:val="1"/>
      <w:numFmt w:val="bullet"/>
      <w:lvlText w:val="•"/>
      <w:lvlJc w:val="left"/>
      <w:pPr>
        <w:ind w:left="720" w:hanging="480"/>
      </w:pPr>
    </w:lvl>
    <w:lvl w:ilvl="1" w:tplc="00E226F6">
      <w:start w:val="1"/>
      <w:numFmt w:val="bullet"/>
      <w:lvlText w:val="–"/>
      <w:lvlJc w:val="left"/>
      <w:pPr>
        <w:ind w:left="1440" w:hanging="480"/>
      </w:pPr>
    </w:lvl>
    <w:lvl w:ilvl="2" w:tplc="2C900E0C">
      <w:start w:val="1"/>
      <w:numFmt w:val="bullet"/>
      <w:lvlText w:val="•"/>
      <w:lvlJc w:val="left"/>
      <w:pPr>
        <w:ind w:left="2160" w:hanging="480"/>
      </w:pPr>
    </w:lvl>
    <w:lvl w:ilvl="3" w:tplc="676C39AA">
      <w:start w:val="1"/>
      <w:numFmt w:val="bullet"/>
      <w:lvlText w:val="–"/>
      <w:lvlJc w:val="left"/>
      <w:pPr>
        <w:ind w:left="2880" w:hanging="480"/>
      </w:pPr>
    </w:lvl>
    <w:lvl w:ilvl="4" w:tplc="985A3948">
      <w:start w:val="1"/>
      <w:numFmt w:val="bullet"/>
      <w:lvlText w:val="•"/>
      <w:lvlJc w:val="left"/>
      <w:pPr>
        <w:ind w:left="3600" w:hanging="480"/>
      </w:pPr>
    </w:lvl>
    <w:lvl w:ilvl="5" w:tplc="0B88E404">
      <w:start w:val="1"/>
      <w:numFmt w:val="bullet"/>
      <w:lvlText w:val="–"/>
      <w:lvlJc w:val="left"/>
      <w:pPr>
        <w:ind w:left="4320" w:hanging="480"/>
      </w:pPr>
    </w:lvl>
    <w:lvl w:ilvl="6" w:tplc="2FC896D2">
      <w:start w:val="1"/>
      <w:numFmt w:val="bullet"/>
      <w:lvlText w:val="•"/>
      <w:lvlJc w:val="left"/>
      <w:pPr>
        <w:ind w:left="5040" w:hanging="480"/>
      </w:pPr>
    </w:lvl>
    <w:lvl w:ilvl="7" w:tplc="60E47DE6">
      <w:start w:val="1"/>
      <w:numFmt w:val="bullet"/>
      <w:lvlText w:val="–"/>
      <w:lvlJc w:val="left"/>
      <w:pPr>
        <w:ind w:left="5760" w:hanging="480"/>
      </w:pPr>
    </w:lvl>
    <w:lvl w:ilvl="8" w:tplc="7102C2AC">
      <w:start w:val="1"/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7CD007D6"/>
    <w:multiLevelType w:val="hybridMultilevel"/>
    <w:tmpl w:val="80C2053C"/>
    <w:lvl w:ilvl="0" w:tplc="18E45EC6">
      <w:start w:val="1"/>
      <w:numFmt w:val="decimal"/>
      <w:lvlText w:val="%1."/>
      <w:lvlJc w:val="left"/>
      <w:pPr>
        <w:ind w:left="720" w:hanging="480"/>
      </w:pPr>
    </w:lvl>
    <w:lvl w:ilvl="1" w:tplc="3F3C7202">
      <w:start w:val="1"/>
      <w:numFmt w:val="decimal"/>
      <w:lvlText w:val="%2."/>
      <w:lvlJc w:val="left"/>
      <w:pPr>
        <w:ind w:left="1440" w:hanging="480"/>
      </w:pPr>
    </w:lvl>
    <w:lvl w:ilvl="2" w:tplc="4894D320">
      <w:start w:val="1"/>
      <w:numFmt w:val="decimal"/>
      <w:lvlText w:val="%3."/>
      <w:lvlJc w:val="left"/>
      <w:pPr>
        <w:ind w:left="2160" w:hanging="480"/>
      </w:pPr>
    </w:lvl>
    <w:lvl w:ilvl="3" w:tplc="2DB6F732">
      <w:start w:val="1"/>
      <w:numFmt w:val="decimal"/>
      <w:lvlText w:val="%4."/>
      <w:lvlJc w:val="left"/>
      <w:pPr>
        <w:ind w:left="2880" w:hanging="480"/>
      </w:pPr>
    </w:lvl>
    <w:lvl w:ilvl="4" w:tplc="F226538C">
      <w:start w:val="1"/>
      <w:numFmt w:val="decimal"/>
      <w:lvlText w:val="%5."/>
      <w:lvlJc w:val="left"/>
      <w:pPr>
        <w:ind w:left="3600" w:hanging="480"/>
      </w:pPr>
    </w:lvl>
    <w:lvl w:ilvl="5" w:tplc="85C69FAC">
      <w:start w:val="1"/>
      <w:numFmt w:val="decimal"/>
      <w:lvlText w:val="%6."/>
      <w:lvlJc w:val="left"/>
      <w:pPr>
        <w:ind w:left="4320" w:hanging="480"/>
      </w:pPr>
    </w:lvl>
    <w:lvl w:ilvl="6" w:tplc="2D78B6D0">
      <w:start w:val="1"/>
      <w:numFmt w:val="decimal"/>
      <w:lvlText w:val="%7."/>
      <w:lvlJc w:val="left"/>
      <w:pPr>
        <w:ind w:left="5040" w:hanging="480"/>
      </w:pPr>
    </w:lvl>
    <w:lvl w:ilvl="7" w:tplc="B8E845CE">
      <w:start w:val="1"/>
      <w:numFmt w:val="decimal"/>
      <w:lvlText w:val="%8."/>
      <w:lvlJc w:val="left"/>
      <w:pPr>
        <w:ind w:left="5760" w:hanging="480"/>
      </w:pPr>
    </w:lvl>
    <w:lvl w:ilvl="8" w:tplc="57B2DEB4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4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"/>
  </w:num>
  <w:num w:numId="6">
    <w:abstractNumId w:val="3"/>
  </w:num>
  <w:num w:numId="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Дворяк Александра">
    <w15:presenceInfo w15:providerId="AD" w15:userId="S::ADvoryak@forus.ru::300ba6f5-b950-4b17-a088-2056938093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3BB"/>
    <w:rsid w:val="00335A06"/>
    <w:rsid w:val="005C7B06"/>
    <w:rsid w:val="008E6E13"/>
    <w:rsid w:val="009509CE"/>
    <w:rsid w:val="00A40459"/>
    <w:rsid w:val="00D223BB"/>
    <w:rsid w:val="00E06AE2"/>
    <w:rsid w:val="00F1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397E0"/>
  <w15:docId w15:val="{273D32BB-3146-4558-B16A-7C26EDD7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link w:val="7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link w:val="8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link w:val="9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/>
    </w:pPr>
  </w:style>
  <w:style w:type="character" w:customStyle="1" w:styleId="a6">
    <w:name w:val="Заголовок Знак"/>
    <w:basedOn w:val="a1"/>
    <w:link w:val="a7"/>
    <w:uiPriority w:val="10"/>
    <w:rPr>
      <w:sz w:val="48"/>
      <w:szCs w:val="48"/>
    </w:rPr>
  </w:style>
  <w:style w:type="character" w:customStyle="1" w:styleId="a8">
    <w:name w:val="Подзаголовок Знак"/>
    <w:basedOn w:val="a1"/>
    <w:link w:val="a9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"/>
    <w:link w:val="ad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ad">
    <w:name w:val="Верхний колонтитул Знак"/>
    <w:basedOn w:val="a1"/>
    <w:link w:val="ac"/>
    <w:uiPriority w:val="99"/>
  </w:style>
  <w:style w:type="paragraph" w:styleId="ae">
    <w:name w:val="footer"/>
    <w:basedOn w:val="a"/>
    <w:link w:val="af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af">
    <w:name w:val="Нижний колонтитул Знак"/>
    <w:basedOn w:val="a1"/>
    <w:link w:val="ae"/>
    <w:uiPriority w:val="99"/>
  </w:style>
  <w:style w:type="character" w:customStyle="1" w:styleId="CaptionChar">
    <w:name w:val="Caption Char"/>
    <w:basedOn w:val="a1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2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1">
    <w:name w:val="Текст сноски Знак"/>
    <w:link w:val="af2"/>
    <w:uiPriority w:val="99"/>
    <w:rPr>
      <w:sz w:val="18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7">
    <w:name w:val="Title"/>
    <w:basedOn w:val="a"/>
    <w:next w:val="a0"/>
    <w:link w:val="a6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9">
    <w:name w:val="Subtitle"/>
    <w:basedOn w:val="a7"/>
    <w:next w:val="a0"/>
    <w:link w:val="a8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f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f8">
    <w:name w:val="Bibliography"/>
    <w:basedOn w:val="a"/>
    <w:qFormat/>
  </w:style>
  <w:style w:type="paragraph" w:styleId="af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f2">
    <w:name w:val="footnote text"/>
    <w:basedOn w:val="a"/>
    <w:link w:val="af1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000000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fa">
    <w:name w:val="caption"/>
    <w:basedOn w:val="a"/>
    <w:link w:val="afb"/>
    <w:pPr>
      <w:spacing w:after="120"/>
    </w:pPr>
    <w:rPr>
      <w:i/>
    </w:rPr>
  </w:style>
  <w:style w:type="paragraph" w:customStyle="1" w:styleId="TableCaption">
    <w:name w:val="Table Caption"/>
    <w:basedOn w:val="afa"/>
    <w:pPr>
      <w:keepNext/>
    </w:pPr>
  </w:style>
  <w:style w:type="paragraph" w:customStyle="1" w:styleId="ImageCaption">
    <w:name w:val="Image Caption"/>
    <w:basedOn w:val="af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b">
    <w:name w:val="Название объекта Знак"/>
    <w:basedOn w:val="a1"/>
    <w:link w:val="afa"/>
  </w:style>
  <w:style w:type="character" w:customStyle="1" w:styleId="VerbatimChar">
    <w:name w:val="Verbatim Char"/>
    <w:basedOn w:val="af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b"/>
  </w:style>
  <w:style w:type="character" w:styleId="afc">
    <w:name w:val="footnote reference"/>
    <w:basedOn w:val="afb"/>
    <w:rPr>
      <w:vertAlign w:val="superscript"/>
    </w:rPr>
  </w:style>
  <w:style w:type="character" w:styleId="afd">
    <w:name w:val="Hyperlink"/>
    <w:basedOn w:val="afb"/>
    <w:rPr>
      <w:color w:val="4F81BD" w:themeColor="accent1"/>
    </w:rPr>
  </w:style>
  <w:style w:type="paragraph" w:styleId="af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f">
    <w:name w:val="annotation reference"/>
    <w:basedOn w:val="a1"/>
    <w:uiPriority w:val="99"/>
    <w:semiHidden/>
    <w:unhideWhenUsed/>
    <w:rsid w:val="009509CE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sid w:val="009509CE"/>
    <w:rPr>
      <w:sz w:val="20"/>
      <w:szCs w:val="20"/>
    </w:rPr>
  </w:style>
  <w:style w:type="character" w:customStyle="1" w:styleId="aff1">
    <w:name w:val="Текст примечания Знак"/>
    <w:basedOn w:val="a1"/>
    <w:link w:val="aff0"/>
    <w:uiPriority w:val="99"/>
    <w:semiHidden/>
    <w:rsid w:val="009509CE"/>
    <w:rPr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9509CE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9509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18</Pages>
  <Words>4420</Words>
  <Characters>25198</Characters>
  <Application>Microsoft Office Word</Application>
  <DocSecurity>0</DocSecurity>
  <Lines>209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Блохина Елизавета</dc:creator>
  <cp:keywords/>
  <cp:lastModifiedBy>Дворяк Александра</cp:lastModifiedBy>
  <cp:revision>7</cp:revision>
  <dcterms:created xsi:type="dcterms:W3CDTF">2026-09-17T07:45:00Z</dcterms:created>
  <dcterms:modified xsi:type="dcterms:W3CDTF">2026-09-18T09:09:00Z</dcterms:modified>
</cp:coreProperties>
</file>